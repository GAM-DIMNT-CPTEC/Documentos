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683" w:rsidRDefault="00BF6BA8" w:rsidP="007B0ECB">
      <w:pPr>
        <w:jc w:val="center"/>
        <w:rPr>
          <w:b/>
        </w:rPr>
      </w:pPr>
      <w:r w:rsidRPr="007B0ECB">
        <w:rPr>
          <w:b/>
        </w:rPr>
        <w:t>Road</w:t>
      </w:r>
      <w:r w:rsidR="0096339A">
        <w:rPr>
          <w:b/>
        </w:rPr>
        <w:t>m</w:t>
      </w:r>
      <w:r w:rsidRPr="007B0ECB">
        <w:rPr>
          <w:b/>
        </w:rPr>
        <w:t xml:space="preserve">ap da </w:t>
      </w:r>
      <w:r w:rsidR="0096339A">
        <w:rPr>
          <w:b/>
        </w:rPr>
        <w:t xml:space="preserve">versão </w:t>
      </w:r>
      <w:r w:rsidR="00DD1EB7" w:rsidRPr="007B0ECB">
        <w:rPr>
          <w:b/>
        </w:rPr>
        <w:t xml:space="preserve">pré-operacional do modelo BAM-HIB </w:t>
      </w:r>
      <w:r w:rsidR="0096339A">
        <w:rPr>
          <w:b/>
        </w:rPr>
        <w:t>com</w:t>
      </w:r>
      <w:r w:rsidR="0096339A" w:rsidRPr="007B0ECB">
        <w:rPr>
          <w:b/>
        </w:rPr>
        <w:t xml:space="preserve"> </w:t>
      </w:r>
      <w:r w:rsidR="00794D13" w:rsidRPr="007B0ECB">
        <w:rPr>
          <w:b/>
        </w:rPr>
        <w:t>assimilação de dados 3DVar/GSI</w:t>
      </w:r>
    </w:p>
    <w:p w:rsidR="007B0ECB" w:rsidRPr="007B0ECB" w:rsidRDefault="007B0ECB" w:rsidP="007B0ECB">
      <w:pPr>
        <w:jc w:val="both"/>
      </w:pPr>
    </w:p>
    <w:p w:rsidR="00D52C7C" w:rsidRPr="007B0ECB" w:rsidRDefault="00D52C7C" w:rsidP="0096339A">
      <w:pPr>
        <w:jc w:val="both"/>
      </w:pPr>
      <w:r w:rsidRPr="007B0ECB">
        <w:t xml:space="preserve">Ver detalhes do SMNA </w:t>
      </w:r>
      <w:r w:rsidR="0096339A">
        <w:t xml:space="preserve">(Sistema de Modelagem Numérica e Assimilação) </w:t>
      </w:r>
      <w:r w:rsidRPr="007B0ECB">
        <w:t>e suas versões em</w:t>
      </w:r>
      <w:r w:rsidR="0096339A">
        <w:t xml:space="preserve"> </w:t>
      </w:r>
      <w:hyperlink r:id="rId8" w:history="1">
        <w:r w:rsidRPr="007B0ECB">
          <w:rPr>
            <w:rStyle w:val="Hiperligao"/>
          </w:rPr>
          <w:t>https://projetos.cptec.inpe.br/projects/smna/wiki</w:t>
        </w:r>
      </w:hyperlink>
      <w:r w:rsidR="0096339A">
        <w:t>.</w:t>
      </w:r>
    </w:p>
    <w:p w:rsidR="00BF6BA8" w:rsidRDefault="00BF6BA8" w:rsidP="007B0ECB">
      <w:pPr>
        <w:jc w:val="both"/>
      </w:pPr>
    </w:p>
    <w:p w:rsidR="0096339A" w:rsidRPr="007B0ECB" w:rsidRDefault="0096339A" w:rsidP="007B0ECB">
      <w:pPr>
        <w:jc w:val="both"/>
      </w:pPr>
    </w:p>
    <w:p w:rsidR="007B52EF" w:rsidRDefault="00AB5D26" w:rsidP="007B0ECB">
      <w:pPr>
        <w:jc w:val="both"/>
        <w:outlineLvl w:val="0"/>
        <w:rPr>
          <w:b/>
        </w:rPr>
      </w:pPr>
      <w:r>
        <w:rPr>
          <w:b/>
        </w:rPr>
        <w:t xml:space="preserve">1. </w:t>
      </w:r>
      <w:r w:rsidR="007B52EF" w:rsidRPr="007B0ECB">
        <w:rPr>
          <w:b/>
        </w:rPr>
        <w:t>Atividade/responsável/</w:t>
      </w:r>
      <w:r w:rsidR="0096339A">
        <w:rPr>
          <w:b/>
        </w:rPr>
        <w:t>d</w:t>
      </w:r>
      <w:r w:rsidR="007B52EF" w:rsidRPr="007B0ECB">
        <w:rPr>
          <w:b/>
        </w:rPr>
        <w:t>eadline</w:t>
      </w:r>
      <w:r w:rsidR="008561F3">
        <w:rPr>
          <w:b/>
        </w:rPr>
        <w:t>:</w:t>
      </w:r>
      <w:r w:rsidR="007B52EF" w:rsidRPr="007B0ECB">
        <w:rPr>
          <w:b/>
        </w:rPr>
        <w:t xml:space="preserve"> </w:t>
      </w:r>
      <w:r w:rsidR="007B0ECB">
        <w:rPr>
          <w:b/>
        </w:rPr>
        <w:t>pré</w:t>
      </w:r>
      <w:r>
        <w:rPr>
          <w:b/>
        </w:rPr>
        <w:t>-</w:t>
      </w:r>
      <w:r w:rsidR="007B0ECB">
        <w:rPr>
          <w:b/>
        </w:rPr>
        <w:t>operação do sistema SMNA</w:t>
      </w:r>
    </w:p>
    <w:p w:rsidR="007B0ECB" w:rsidRPr="007B0ECB" w:rsidRDefault="007B0ECB" w:rsidP="007B0ECB">
      <w:pPr>
        <w:jc w:val="both"/>
        <w:rPr>
          <w:b/>
        </w:rPr>
      </w:pPr>
    </w:p>
    <w:p w:rsidR="002663F8" w:rsidRDefault="002663F8" w:rsidP="007B0ECB">
      <w:pPr>
        <w:jc w:val="both"/>
      </w:pPr>
      <w:r w:rsidRPr="007B0ECB">
        <w:t xml:space="preserve">Uma implementação inicial </w:t>
      </w:r>
      <w:r w:rsidR="0096339A">
        <w:t>(</w:t>
      </w:r>
      <w:r w:rsidR="008561F3">
        <w:t>v</w:t>
      </w:r>
      <w:r w:rsidR="0096339A">
        <w:t xml:space="preserve">2.3.0) </w:t>
      </w:r>
      <w:r w:rsidRPr="007B0ECB">
        <w:t>e três ciclos de atualizações pré-agendadas</w:t>
      </w:r>
      <w:r w:rsidR="0096339A">
        <w:t xml:space="preserve"> (</w:t>
      </w:r>
      <w:r w:rsidR="008561F3">
        <w:t>v</w:t>
      </w:r>
      <w:r w:rsidR="0096339A">
        <w:t xml:space="preserve">2.4.0, </w:t>
      </w:r>
      <w:r w:rsidR="008561F3">
        <w:t>v</w:t>
      </w:r>
      <w:r w:rsidR="0096339A">
        <w:t xml:space="preserve">2.5.0 e </w:t>
      </w:r>
      <w:r w:rsidR="008561F3">
        <w:t>v</w:t>
      </w:r>
      <w:r w:rsidR="0096339A">
        <w:t>2.6.0)</w:t>
      </w:r>
      <w:r w:rsidR="0004531C">
        <w:t>.</w:t>
      </w:r>
    </w:p>
    <w:p w:rsidR="007B0ECB" w:rsidRPr="007B0ECB" w:rsidRDefault="007B0ECB" w:rsidP="007B0ECB">
      <w:pPr>
        <w:jc w:val="both"/>
      </w:pPr>
    </w:p>
    <w:p w:rsidR="007B52EF" w:rsidRDefault="00025888" w:rsidP="007B0ECB">
      <w:pPr>
        <w:jc w:val="both"/>
        <w:outlineLvl w:val="0"/>
        <w:rPr>
          <w:b/>
        </w:rPr>
      </w:pPr>
      <w:r w:rsidRPr="007B0ECB">
        <w:rPr>
          <w:b/>
        </w:rPr>
        <w:t xml:space="preserve">SMNA </w:t>
      </w:r>
      <w:r w:rsidR="008561F3">
        <w:rPr>
          <w:b/>
        </w:rPr>
        <w:t>v</w:t>
      </w:r>
      <w:r w:rsidRPr="007B0ECB">
        <w:rPr>
          <w:b/>
        </w:rPr>
        <w:t>2.3.0 (EXP18)</w:t>
      </w:r>
      <w:r w:rsidR="0096339A">
        <w:rPr>
          <w:b/>
        </w:rPr>
        <w:t>:</w:t>
      </w:r>
    </w:p>
    <w:p w:rsidR="007B0ECB" w:rsidRPr="007B0ECB" w:rsidRDefault="007B0ECB" w:rsidP="007B0ECB">
      <w:pPr>
        <w:jc w:val="both"/>
        <w:outlineLvl w:val="0"/>
        <w:rPr>
          <w:b/>
        </w:rPr>
      </w:pPr>
    </w:p>
    <w:p w:rsidR="00BF6BA8" w:rsidRPr="007B0ECB" w:rsidRDefault="007B52EF" w:rsidP="007B0ECB">
      <w:pPr>
        <w:pStyle w:val="PargrafodaLista"/>
        <w:numPr>
          <w:ilvl w:val="0"/>
          <w:numId w:val="24"/>
        </w:numPr>
        <w:jc w:val="both"/>
      </w:pPr>
      <w:r w:rsidRPr="007B0ECB">
        <w:t xml:space="preserve">Criação de uma </w:t>
      </w:r>
      <w:r w:rsidR="0096339A">
        <w:t>t</w:t>
      </w:r>
      <w:r w:rsidRPr="007B0ECB">
        <w:t>ag</w:t>
      </w:r>
      <w:r w:rsidR="00D52C7C" w:rsidRPr="007B0ECB">
        <w:t xml:space="preserve"> </w:t>
      </w:r>
      <w:r w:rsidRPr="007B0ECB">
        <w:t xml:space="preserve">do sistema SMNA </w:t>
      </w:r>
      <w:r w:rsidR="008561F3">
        <w:t>v</w:t>
      </w:r>
      <w:r w:rsidR="00D52C7C" w:rsidRPr="007B0ECB">
        <w:t xml:space="preserve">2.3.0 </w:t>
      </w:r>
      <w:r w:rsidRPr="007B0ECB">
        <w:t>a partir do trunk (Jo</w:t>
      </w:r>
      <w:r w:rsidR="0096339A">
        <w:t>ã</w:t>
      </w:r>
      <w:r w:rsidRPr="007B0ECB">
        <w:t xml:space="preserve">o Gerd): </w:t>
      </w:r>
      <w:r w:rsidR="007D3CFB">
        <w:t>31</w:t>
      </w:r>
      <w:r w:rsidRPr="007B0ECB">
        <w:t>/03;</w:t>
      </w:r>
    </w:p>
    <w:p w:rsidR="007B52EF" w:rsidRPr="007B0ECB" w:rsidRDefault="002E07E8" w:rsidP="007B0ECB">
      <w:pPr>
        <w:pStyle w:val="PargrafodaLista"/>
        <w:numPr>
          <w:ilvl w:val="0"/>
          <w:numId w:val="24"/>
        </w:numPr>
        <w:jc w:val="both"/>
      </w:pPr>
      <w:r w:rsidRPr="007B0ECB">
        <w:t>Suporte ao processo de pré</w:t>
      </w:r>
      <w:r w:rsidR="0096339A">
        <w:t>-</w:t>
      </w:r>
      <w:r w:rsidRPr="007B0ECB">
        <w:t>operação do SMNA</w:t>
      </w:r>
      <w:r w:rsidR="00D52C7C" w:rsidRPr="007B0ECB">
        <w:t xml:space="preserve"> </w:t>
      </w:r>
      <w:r w:rsidR="008561F3">
        <w:t>v</w:t>
      </w:r>
      <w:r w:rsidR="00D52C7C" w:rsidRPr="007B0ECB">
        <w:t>2.3.0</w:t>
      </w:r>
      <w:r w:rsidRPr="007B0ECB">
        <w:t xml:space="preserve"> na DIPTC (João Gerd): </w:t>
      </w:r>
      <w:r w:rsidR="007D3CFB">
        <w:t>22</w:t>
      </w:r>
      <w:r w:rsidRPr="007B0ECB">
        <w:t>/04;</w:t>
      </w:r>
    </w:p>
    <w:p w:rsidR="002E07E8" w:rsidRDefault="002E07E8" w:rsidP="007B0ECB">
      <w:pPr>
        <w:pStyle w:val="PargrafodaLista"/>
        <w:numPr>
          <w:ilvl w:val="0"/>
          <w:numId w:val="24"/>
        </w:numPr>
        <w:jc w:val="both"/>
      </w:pPr>
      <w:r w:rsidRPr="007B0ECB">
        <w:t xml:space="preserve">Verificação e validação das rodadas iniciais na pré-operação (João Gerd): </w:t>
      </w:r>
      <w:r w:rsidR="007D3CFB">
        <w:rPr>
          <w:u w:val="single"/>
        </w:rPr>
        <w:t>31</w:t>
      </w:r>
      <w:r w:rsidRPr="007B0ECB">
        <w:rPr>
          <w:u w:val="single"/>
        </w:rPr>
        <w:t>/04</w:t>
      </w:r>
      <w:r w:rsidR="007B0ECB">
        <w:t>.</w:t>
      </w:r>
    </w:p>
    <w:p w:rsidR="007B0ECB" w:rsidRPr="007B0ECB" w:rsidRDefault="007B0ECB" w:rsidP="007B0ECB">
      <w:pPr>
        <w:jc w:val="both"/>
      </w:pPr>
    </w:p>
    <w:p w:rsidR="00025888" w:rsidRDefault="00025888" w:rsidP="007B0ECB">
      <w:pPr>
        <w:jc w:val="both"/>
        <w:rPr>
          <w:b/>
        </w:rPr>
      </w:pPr>
      <w:r w:rsidRPr="007B0ECB">
        <w:rPr>
          <w:b/>
        </w:rPr>
        <w:t xml:space="preserve">SMNA </w:t>
      </w:r>
      <w:r w:rsidR="008561F3">
        <w:rPr>
          <w:b/>
        </w:rPr>
        <w:t>v</w:t>
      </w:r>
      <w:r w:rsidRPr="007B0ECB">
        <w:rPr>
          <w:b/>
        </w:rPr>
        <w:t>2.4.0 (</w:t>
      </w:r>
      <w:r w:rsidR="0096339A">
        <w:rPr>
          <w:b/>
        </w:rPr>
        <w:t>a</w:t>
      </w:r>
      <w:r w:rsidRPr="007B0ECB">
        <w:rPr>
          <w:b/>
        </w:rPr>
        <w:t>justes na assimilação)</w:t>
      </w:r>
      <w:r w:rsidR="0096339A">
        <w:rPr>
          <w:b/>
        </w:rPr>
        <w:t>:</w:t>
      </w:r>
    </w:p>
    <w:p w:rsidR="007B0ECB" w:rsidRPr="007B0ECB" w:rsidRDefault="007B0ECB" w:rsidP="007B0ECB">
      <w:pPr>
        <w:jc w:val="both"/>
        <w:rPr>
          <w:b/>
        </w:rPr>
      </w:pPr>
    </w:p>
    <w:p w:rsidR="002E07E8" w:rsidRPr="007B0ECB" w:rsidRDefault="0096339A" w:rsidP="007B0ECB">
      <w:pPr>
        <w:pStyle w:val="PargrafodaLista"/>
        <w:numPr>
          <w:ilvl w:val="0"/>
          <w:numId w:val="26"/>
        </w:numPr>
        <w:jc w:val="both"/>
      </w:pPr>
      <w:r>
        <w:t>Criação de uma nova t</w:t>
      </w:r>
      <w:r w:rsidR="002E07E8" w:rsidRPr="007B0ECB">
        <w:t>ag do SMNA</w:t>
      </w:r>
      <w:r w:rsidR="008561F3">
        <w:t xml:space="preserve"> v</w:t>
      </w:r>
      <w:r w:rsidR="00D52C7C" w:rsidRPr="007B0ECB">
        <w:t>2.4.0</w:t>
      </w:r>
      <w:r w:rsidR="002E07E8" w:rsidRPr="007B0ECB">
        <w:t xml:space="preserve"> com aprimoramentos (Jo</w:t>
      </w:r>
      <w:r>
        <w:t>ã</w:t>
      </w:r>
      <w:r w:rsidR="002E07E8" w:rsidRPr="007B0ECB">
        <w:t>o Gerd</w:t>
      </w:r>
      <w:r w:rsidR="00025888" w:rsidRPr="007B0ECB">
        <w:t>)</w:t>
      </w:r>
      <w:r w:rsidR="002E07E8" w:rsidRPr="007B0ECB">
        <w:t>;</w:t>
      </w:r>
    </w:p>
    <w:p w:rsidR="002E07E8" w:rsidRPr="007B0ECB" w:rsidRDefault="002E07E8" w:rsidP="007B0ECB">
      <w:pPr>
        <w:pStyle w:val="PargrafodaLista"/>
        <w:numPr>
          <w:ilvl w:val="0"/>
          <w:numId w:val="26"/>
        </w:numPr>
        <w:jc w:val="both"/>
      </w:pPr>
      <w:r w:rsidRPr="007B0ECB">
        <w:t>Upgrade da versão</w:t>
      </w:r>
      <w:r w:rsidR="00D52C7C" w:rsidRPr="007B0ECB">
        <w:t xml:space="preserve"> SMNA </w:t>
      </w:r>
      <w:r w:rsidR="008561F3">
        <w:t>v</w:t>
      </w:r>
      <w:r w:rsidR="00D52C7C" w:rsidRPr="007B0ECB">
        <w:t xml:space="preserve">2.4.0 na </w:t>
      </w:r>
      <w:r w:rsidRPr="007B0ECB">
        <w:t>pré</w:t>
      </w:r>
      <w:r w:rsidR="002663F8" w:rsidRPr="007B0ECB">
        <w:t>-</w:t>
      </w:r>
      <w:r w:rsidRPr="007B0ECB">
        <w:t xml:space="preserve">operação e validação </w:t>
      </w:r>
      <w:r w:rsidR="00D52C7C" w:rsidRPr="007B0ECB">
        <w:t>(Jo</w:t>
      </w:r>
      <w:r w:rsidR="0096339A">
        <w:t>ã</w:t>
      </w:r>
      <w:r w:rsidR="00D52C7C" w:rsidRPr="007B0ECB">
        <w:t>o Gerd)</w:t>
      </w:r>
      <w:r w:rsidR="00872B22" w:rsidRPr="007B0ECB">
        <w:t>;</w:t>
      </w:r>
    </w:p>
    <w:p w:rsidR="00872B22" w:rsidRPr="007B0ECB" w:rsidRDefault="00872B22" w:rsidP="007B0ECB">
      <w:pPr>
        <w:pStyle w:val="PargrafodaLista"/>
        <w:numPr>
          <w:ilvl w:val="0"/>
          <w:numId w:val="26"/>
        </w:numPr>
        <w:jc w:val="both"/>
      </w:pPr>
      <w:r w:rsidRPr="007B0ECB">
        <w:t>Implementação operacional de uma ferramenta diagnósti</w:t>
      </w:r>
      <w:r w:rsidR="007B0ECB">
        <w:t>ca de monitoramento (João Gerd);</w:t>
      </w:r>
    </w:p>
    <w:p w:rsidR="002E07E8" w:rsidRDefault="002E07E8" w:rsidP="007B0ECB">
      <w:pPr>
        <w:pStyle w:val="PargrafodaLista"/>
        <w:numPr>
          <w:ilvl w:val="0"/>
          <w:numId w:val="26"/>
        </w:numPr>
        <w:jc w:val="both"/>
      </w:pPr>
      <w:r w:rsidRPr="007B0ECB">
        <w:t>Verificação e validação das rodadas</w:t>
      </w:r>
      <w:r w:rsidR="00D52C7C" w:rsidRPr="007B0ECB">
        <w:t xml:space="preserve"> </w:t>
      </w:r>
      <w:r w:rsidR="0096339A">
        <w:t xml:space="preserve">da </w:t>
      </w:r>
      <w:r w:rsidR="008561F3">
        <w:t>v</w:t>
      </w:r>
      <w:r w:rsidR="00D52C7C" w:rsidRPr="007B0ECB">
        <w:t xml:space="preserve">2.4.0 </w:t>
      </w:r>
      <w:r w:rsidRPr="007B0ECB">
        <w:t xml:space="preserve">na pré-operação (João Gerd): </w:t>
      </w:r>
      <w:r w:rsidR="002663F8" w:rsidRPr="007B0ECB">
        <w:rPr>
          <w:u w:val="single"/>
        </w:rPr>
        <w:t>Junho/2022</w:t>
      </w:r>
      <w:r w:rsidR="007B0ECB">
        <w:t>.</w:t>
      </w:r>
    </w:p>
    <w:p w:rsidR="007B0ECB" w:rsidRPr="007B0ECB" w:rsidRDefault="007B0ECB" w:rsidP="007B0ECB">
      <w:pPr>
        <w:jc w:val="both"/>
      </w:pPr>
    </w:p>
    <w:p w:rsidR="00025888" w:rsidRPr="007B0ECB" w:rsidRDefault="00025888" w:rsidP="007B0ECB">
      <w:pPr>
        <w:jc w:val="both"/>
        <w:rPr>
          <w:b/>
        </w:rPr>
      </w:pPr>
      <w:r w:rsidRPr="007B0ECB">
        <w:rPr>
          <w:b/>
        </w:rPr>
        <w:t xml:space="preserve">SMNA </w:t>
      </w:r>
      <w:r w:rsidR="008561F3">
        <w:rPr>
          <w:b/>
        </w:rPr>
        <w:t>v</w:t>
      </w:r>
      <w:r w:rsidRPr="007B0ECB">
        <w:rPr>
          <w:b/>
        </w:rPr>
        <w:t>2.5.0</w:t>
      </w:r>
      <w:r w:rsidR="008561F3">
        <w:rPr>
          <w:b/>
        </w:rPr>
        <w:t xml:space="preserve"> (a</w:t>
      </w:r>
      <w:r w:rsidRPr="007B0ECB">
        <w:rPr>
          <w:b/>
        </w:rPr>
        <w:t xml:space="preserve">ssimilação de </w:t>
      </w:r>
      <w:r w:rsidR="008561F3" w:rsidRPr="007B0ECB">
        <w:rPr>
          <w:b/>
        </w:rPr>
        <w:t>superfície</w:t>
      </w:r>
      <w:r w:rsidRPr="007B0ECB">
        <w:rPr>
          <w:b/>
        </w:rPr>
        <w:t>)</w:t>
      </w:r>
    </w:p>
    <w:p w:rsidR="007B0ECB" w:rsidRDefault="007B0ECB" w:rsidP="007B0ECB">
      <w:pPr>
        <w:jc w:val="both"/>
      </w:pPr>
    </w:p>
    <w:p w:rsidR="00025888" w:rsidRPr="007B0ECB" w:rsidRDefault="008561F3" w:rsidP="007B0ECB">
      <w:pPr>
        <w:pStyle w:val="PargrafodaLista"/>
        <w:numPr>
          <w:ilvl w:val="0"/>
          <w:numId w:val="27"/>
        </w:numPr>
        <w:jc w:val="both"/>
      </w:pPr>
      <w:r>
        <w:t>Criação de uma nova t</w:t>
      </w:r>
      <w:r w:rsidR="00025888" w:rsidRPr="007B0ECB">
        <w:t>ag do SMNA v2.5.0</w:t>
      </w:r>
      <w:r w:rsidR="007B0ECB">
        <w:t xml:space="preserve"> com aprimoramentos (Jo</w:t>
      </w:r>
      <w:r>
        <w:t>ã</w:t>
      </w:r>
      <w:r w:rsidR="007B0ECB">
        <w:t>o Gerd);</w:t>
      </w:r>
    </w:p>
    <w:p w:rsidR="00025888" w:rsidRPr="007B0ECB" w:rsidRDefault="00025888" w:rsidP="007B0ECB">
      <w:pPr>
        <w:pStyle w:val="PargrafodaLista"/>
        <w:numPr>
          <w:ilvl w:val="0"/>
          <w:numId w:val="27"/>
        </w:numPr>
        <w:jc w:val="both"/>
      </w:pPr>
      <w:r w:rsidRPr="007B0ECB">
        <w:t>Upgrade da versão SMNA v2.5.0 na pré</w:t>
      </w:r>
      <w:r w:rsidR="002663F8" w:rsidRPr="007B0ECB">
        <w:t>-</w:t>
      </w:r>
      <w:r w:rsidRPr="007B0ECB">
        <w:t>operação e validação (Jo</w:t>
      </w:r>
      <w:r w:rsidR="008561F3">
        <w:t>ã</w:t>
      </w:r>
      <w:r w:rsidRPr="007B0ECB">
        <w:t>o Gerd)</w:t>
      </w:r>
      <w:r w:rsidR="007B0ECB">
        <w:t>;</w:t>
      </w:r>
    </w:p>
    <w:p w:rsidR="00025888" w:rsidRDefault="00025888" w:rsidP="007B0ECB">
      <w:pPr>
        <w:pStyle w:val="PargrafodaLista"/>
        <w:numPr>
          <w:ilvl w:val="0"/>
          <w:numId w:val="27"/>
        </w:numPr>
        <w:jc w:val="both"/>
      </w:pPr>
      <w:r w:rsidRPr="007B0ECB">
        <w:t>Verificação e validação das rodadas v2.5</w:t>
      </w:r>
      <w:r w:rsidR="007B0ECB">
        <w:t xml:space="preserve">.0 na pré-operação (João Gerd): </w:t>
      </w:r>
      <w:r w:rsidR="002663F8" w:rsidRPr="007B0ECB">
        <w:rPr>
          <w:u w:val="single"/>
        </w:rPr>
        <w:t>Agosto/2022</w:t>
      </w:r>
      <w:r w:rsidR="007B0ECB">
        <w:t>.</w:t>
      </w:r>
    </w:p>
    <w:p w:rsidR="007B0ECB" w:rsidRPr="007B0ECB" w:rsidRDefault="007B0ECB" w:rsidP="007B0ECB">
      <w:pPr>
        <w:jc w:val="both"/>
      </w:pPr>
    </w:p>
    <w:p w:rsidR="00025888" w:rsidRPr="007B0ECB" w:rsidRDefault="00025888" w:rsidP="007B0ECB">
      <w:pPr>
        <w:jc w:val="both"/>
        <w:rPr>
          <w:b/>
        </w:rPr>
      </w:pPr>
      <w:r w:rsidRPr="007B0ECB">
        <w:rPr>
          <w:b/>
        </w:rPr>
        <w:t xml:space="preserve">SMNA </w:t>
      </w:r>
      <w:r w:rsidR="008561F3">
        <w:rPr>
          <w:b/>
        </w:rPr>
        <w:t>v</w:t>
      </w:r>
      <w:r w:rsidRPr="007B0ECB">
        <w:rPr>
          <w:b/>
        </w:rPr>
        <w:t>2.6.0 (</w:t>
      </w:r>
      <w:r w:rsidR="008561F3">
        <w:rPr>
          <w:b/>
        </w:rPr>
        <w:t>n</w:t>
      </w:r>
      <w:r w:rsidRPr="007B0ECB">
        <w:rPr>
          <w:b/>
        </w:rPr>
        <w:t>ova matriz B)</w:t>
      </w:r>
    </w:p>
    <w:p w:rsidR="007B0ECB" w:rsidRPr="007B0ECB" w:rsidRDefault="007B0ECB" w:rsidP="007B0ECB">
      <w:pPr>
        <w:jc w:val="both"/>
      </w:pPr>
    </w:p>
    <w:p w:rsidR="00025888" w:rsidRPr="007B0ECB" w:rsidRDefault="00025888" w:rsidP="007B0ECB">
      <w:pPr>
        <w:pStyle w:val="PargrafodaLista"/>
        <w:numPr>
          <w:ilvl w:val="0"/>
          <w:numId w:val="28"/>
        </w:numPr>
        <w:jc w:val="both"/>
      </w:pPr>
      <w:r w:rsidRPr="007B0ECB">
        <w:t xml:space="preserve">Criação de uma nova </w:t>
      </w:r>
      <w:r w:rsidR="008561F3">
        <w:t>t</w:t>
      </w:r>
      <w:r w:rsidRPr="007B0ECB">
        <w:t>ag do SMNA v2.6.0 com aprimoramentos (Jo</w:t>
      </w:r>
      <w:r w:rsidR="008561F3">
        <w:t>ã</w:t>
      </w:r>
      <w:r w:rsidRPr="007B0ECB">
        <w:t>o Gerd);</w:t>
      </w:r>
    </w:p>
    <w:p w:rsidR="00025888" w:rsidRPr="007B0ECB" w:rsidRDefault="00025888" w:rsidP="007B0ECB">
      <w:pPr>
        <w:pStyle w:val="PargrafodaLista"/>
        <w:numPr>
          <w:ilvl w:val="0"/>
          <w:numId w:val="28"/>
        </w:numPr>
        <w:jc w:val="both"/>
      </w:pPr>
      <w:r w:rsidRPr="007B0ECB">
        <w:t>Upgrade da versão SMNA v2.6.0 na pré</w:t>
      </w:r>
      <w:r w:rsidR="00872B22" w:rsidRPr="007B0ECB">
        <w:t>-</w:t>
      </w:r>
      <w:r w:rsidRPr="007B0ECB">
        <w:t>operação e validação (Carlos);</w:t>
      </w:r>
    </w:p>
    <w:p w:rsidR="00025888" w:rsidRPr="007B0ECB" w:rsidRDefault="00025888" w:rsidP="007B0ECB">
      <w:pPr>
        <w:pStyle w:val="PargrafodaLista"/>
        <w:numPr>
          <w:ilvl w:val="0"/>
          <w:numId w:val="28"/>
        </w:numPr>
        <w:jc w:val="both"/>
      </w:pPr>
      <w:r w:rsidRPr="007B0ECB">
        <w:t xml:space="preserve">Verificação e validação das rodadas v2.6.0 na pré-operação (Carlos): </w:t>
      </w:r>
      <w:r w:rsidR="007B0ECB" w:rsidRPr="007B0ECB">
        <w:rPr>
          <w:u w:val="single"/>
        </w:rPr>
        <w:t>O</w:t>
      </w:r>
      <w:r w:rsidR="002663F8" w:rsidRPr="007B0ECB">
        <w:rPr>
          <w:u w:val="single"/>
        </w:rPr>
        <w:t>utubro/2022</w:t>
      </w:r>
      <w:r w:rsidR="007B0ECB">
        <w:t>.</w:t>
      </w:r>
    </w:p>
    <w:p w:rsidR="002E07E8" w:rsidRDefault="002E07E8" w:rsidP="007B0ECB">
      <w:pPr>
        <w:jc w:val="both"/>
        <w:rPr>
          <w:ins w:id="0" w:author="Carlos Frederico Bastarz" w:date="2022-03-17T15:25:00Z"/>
        </w:rPr>
      </w:pPr>
    </w:p>
    <w:p w:rsidR="008561F3" w:rsidRDefault="008561F3" w:rsidP="007B0ECB">
      <w:pPr>
        <w:jc w:val="both"/>
        <w:rPr>
          <w:ins w:id="1" w:author="Carlos Frederico Bastarz" w:date="2022-03-17T15:25:00Z"/>
        </w:rPr>
      </w:pPr>
    </w:p>
    <w:p w:rsidR="008561F3" w:rsidRDefault="008561F3" w:rsidP="007B0ECB">
      <w:pPr>
        <w:jc w:val="both"/>
        <w:rPr>
          <w:ins w:id="2" w:author="Carlos Frederico Bastarz" w:date="2022-03-17T15:25:00Z"/>
        </w:rPr>
      </w:pPr>
    </w:p>
    <w:p w:rsidR="008561F3" w:rsidRDefault="008561F3" w:rsidP="007B0ECB">
      <w:pPr>
        <w:jc w:val="both"/>
        <w:rPr>
          <w:ins w:id="3" w:author="Carlos Frederico Bastarz" w:date="2022-03-17T15:25:00Z"/>
        </w:rPr>
      </w:pPr>
    </w:p>
    <w:p w:rsidR="007B52EF" w:rsidRDefault="00AB5D26" w:rsidP="007B0ECB">
      <w:pPr>
        <w:jc w:val="both"/>
      </w:pPr>
      <w:r>
        <w:rPr>
          <w:b/>
        </w:rPr>
        <w:lastRenderedPageBreak/>
        <w:t xml:space="preserve">2. </w:t>
      </w:r>
      <w:r w:rsidR="002663F8" w:rsidRPr="007B0ECB">
        <w:rPr>
          <w:b/>
        </w:rPr>
        <w:t>Atividade/responsável/</w:t>
      </w:r>
      <w:r w:rsidR="008561F3">
        <w:rPr>
          <w:b/>
        </w:rPr>
        <w:t>d</w:t>
      </w:r>
      <w:r w:rsidR="002663F8" w:rsidRPr="007B0ECB">
        <w:rPr>
          <w:b/>
        </w:rPr>
        <w:t>eadline</w:t>
      </w:r>
      <w:r w:rsidR="008561F3">
        <w:rPr>
          <w:b/>
        </w:rPr>
        <w:t>:</w:t>
      </w:r>
      <w:r w:rsidR="007B52EF" w:rsidRPr="007B0ECB">
        <w:rPr>
          <w:b/>
        </w:rPr>
        <w:t xml:space="preserve"> aprimoramento do SMNA (paralelo </w:t>
      </w:r>
      <w:r w:rsidR="008561F3">
        <w:rPr>
          <w:b/>
        </w:rPr>
        <w:t>à</w:t>
      </w:r>
      <w:r w:rsidR="007B52EF" w:rsidRPr="007B0ECB">
        <w:rPr>
          <w:b/>
        </w:rPr>
        <w:t xml:space="preserve"> pré</w:t>
      </w:r>
      <w:r>
        <w:rPr>
          <w:b/>
        </w:rPr>
        <w:t>-</w:t>
      </w:r>
      <w:r w:rsidR="007B52EF" w:rsidRPr="007B0ECB">
        <w:rPr>
          <w:b/>
        </w:rPr>
        <w:t>operação</w:t>
      </w:r>
      <w:r w:rsidR="007B52EF" w:rsidRPr="007B0ECB">
        <w:t>)</w:t>
      </w:r>
    </w:p>
    <w:p w:rsidR="007B0ECB" w:rsidRPr="007B0ECB" w:rsidRDefault="007B0ECB" w:rsidP="007B0ECB">
      <w:pPr>
        <w:jc w:val="both"/>
      </w:pPr>
    </w:p>
    <w:p w:rsidR="002663F8" w:rsidRDefault="002663F8" w:rsidP="007B0ECB">
      <w:pPr>
        <w:jc w:val="both"/>
        <w:outlineLvl w:val="0"/>
      </w:pPr>
      <w:r w:rsidRPr="007B0ECB">
        <w:t>Avaliação e aprimoramentos focados nos três ciclos de atualizações pré-agendadas</w:t>
      </w:r>
      <w:r w:rsidR="0004531C">
        <w:t>.</w:t>
      </w:r>
    </w:p>
    <w:p w:rsidR="007B0ECB" w:rsidRPr="007B0ECB" w:rsidRDefault="007B0ECB" w:rsidP="007B0ECB">
      <w:pPr>
        <w:jc w:val="both"/>
        <w:outlineLvl w:val="0"/>
      </w:pPr>
    </w:p>
    <w:p w:rsidR="002663F8" w:rsidRDefault="002663F8" w:rsidP="007B0ECB">
      <w:pPr>
        <w:jc w:val="both"/>
        <w:rPr>
          <w:b/>
        </w:rPr>
      </w:pPr>
      <w:r w:rsidRPr="007B0ECB">
        <w:rPr>
          <w:b/>
        </w:rPr>
        <w:t xml:space="preserve">Avaliação da versão SMNA </w:t>
      </w:r>
      <w:r w:rsidR="008561F3">
        <w:rPr>
          <w:b/>
        </w:rPr>
        <w:t>v</w:t>
      </w:r>
      <w:r w:rsidRPr="007B0ECB">
        <w:rPr>
          <w:b/>
        </w:rPr>
        <w:t>2.3.0 (usando dados do</w:t>
      </w:r>
      <w:r w:rsidR="008561F3">
        <w:rPr>
          <w:b/>
        </w:rPr>
        <w:t>s</w:t>
      </w:r>
      <w:r w:rsidRPr="007B0ECB">
        <w:rPr>
          <w:b/>
        </w:rPr>
        <w:t xml:space="preserve"> Exp13, E</w:t>
      </w:r>
      <w:r w:rsidR="0004531C">
        <w:rPr>
          <w:b/>
        </w:rPr>
        <w:t>xp</w:t>
      </w:r>
      <w:r w:rsidRPr="007B0ECB">
        <w:rPr>
          <w:b/>
        </w:rPr>
        <w:t>15 e Exp18)</w:t>
      </w:r>
    </w:p>
    <w:p w:rsidR="008561F3" w:rsidRPr="007B0ECB" w:rsidRDefault="008561F3" w:rsidP="007B0ECB">
      <w:pPr>
        <w:jc w:val="both"/>
        <w:rPr>
          <w:b/>
        </w:rPr>
      </w:pPr>
    </w:p>
    <w:p w:rsidR="00E413B6" w:rsidRPr="007B0ECB" w:rsidRDefault="00E413B6" w:rsidP="007B0ECB">
      <w:pPr>
        <w:pStyle w:val="PargrafodaLista"/>
        <w:numPr>
          <w:ilvl w:val="0"/>
          <w:numId w:val="30"/>
        </w:numPr>
        <w:jc w:val="both"/>
      </w:pPr>
      <w:r w:rsidRPr="007B0ECB">
        <w:t>Finalização da rodada Exp18 e organização dos resultados no NetApp (Jo</w:t>
      </w:r>
      <w:r w:rsidR="008561F3">
        <w:t>ã</w:t>
      </w:r>
      <w:r w:rsidRPr="007B0ECB">
        <w:t xml:space="preserve">o Gerd): </w:t>
      </w:r>
      <w:r w:rsidR="007D3CFB">
        <w:t>30</w:t>
      </w:r>
      <w:r w:rsidRPr="007B0ECB">
        <w:t>/03;</w:t>
      </w:r>
    </w:p>
    <w:p w:rsidR="002663F8" w:rsidRPr="007B0ECB" w:rsidRDefault="00E413B6" w:rsidP="007B0ECB">
      <w:pPr>
        <w:pStyle w:val="PargrafodaLista"/>
        <w:numPr>
          <w:ilvl w:val="0"/>
          <w:numId w:val="30"/>
        </w:numPr>
        <w:jc w:val="both"/>
      </w:pPr>
      <w:r w:rsidRPr="007B0ECB">
        <w:t xml:space="preserve">Avaliação diagnóstica da versão e dos aprimoramentos realizados </w:t>
      </w:r>
      <w:r w:rsidR="002663F8" w:rsidRPr="007B0ECB">
        <w:t>(</w:t>
      </w:r>
      <w:r w:rsidRPr="007B0ECB">
        <w:t>Sapucci</w:t>
      </w:r>
      <w:r w:rsidR="002663F8" w:rsidRPr="007B0ECB">
        <w:t xml:space="preserve">): </w:t>
      </w:r>
      <w:r w:rsidR="00872B22" w:rsidRPr="007B0ECB">
        <w:t>30</w:t>
      </w:r>
      <w:r w:rsidR="002663F8" w:rsidRPr="007B0ECB">
        <w:t>/04;</w:t>
      </w:r>
    </w:p>
    <w:p w:rsidR="00653E9E" w:rsidRPr="007D3CFB" w:rsidRDefault="00653E9E" w:rsidP="007B0ECB">
      <w:pPr>
        <w:pStyle w:val="PargrafodaLista"/>
        <w:numPr>
          <w:ilvl w:val="0"/>
          <w:numId w:val="30"/>
        </w:numPr>
        <w:jc w:val="both"/>
      </w:pPr>
      <w:r w:rsidRPr="007B0ECB">
        <w:t xml:space="preserve">Execução da integração do modelo com as análises do BAM-HIB (Enver): </w:t>
      </w:r>
      <w:r w:rsidRPr="007D3CFB">
        <w:t>15/04</w:t>
      </w:r>
      <w:r w:rsidR="007B0ECB" w:rsidRPr="007D3CFB">
        <w:t>;</w:t>
      </w:r>
    </w:p>
    <w:p w:rsidR="002663F8" w:rsidRPr="007D3CFB" w:rsidRDefault="00E413B6" w:rsidP="007B0ECB">
      <w:pPr>
        <w:pStyle w:val="PargrafodaLista"/>
        <w:numPr>
          <w:ilvl w:val="0"/>
          <w:numId w:val="30"/>
        </w:numPr>
        <w:jc w:val="both"/>
      </w:pPr>
      <w:r w:rsidRPr="007D3CFB">
        <w:t>Avaliação do desempenho da análise BAM-HIB nas previsões geradas</w:t>
      </w:r>
      <w:r w:rsidR="002663F8" w:rsidRPr="007D3CFB">
        <w:t xml:space="preserve"> (</w:t>
      </w:r>
      <w:r w:rsidRPr="007D3CFB">
        <w:t>Enver</w:t>
      </w:r>
      <w:r w:rsidR="002663F8" w:rsidRPr="007D3CFB">
        <w:t xml:space="preserve">): </w:t>
      </w:r>
      <w:r w:rsidR="00872B22" w:rsidRPr="007D3CFB">
        <w:t>30</w:t>
      </w:r>
      <w:r w:rsidR="002663F8" w:rsidRPr="007D3CFB">
        <w:t>/04</w:t>
      </w:r>
      <w:r w:rsidR="007B0ECB" w:rsidRPr="007D3CFB">
        <w:t>.</w:t>
      </w:r>
    </w:p>
    <w:p w:rsidR="007B0ECB" w:rsidRPr="007B0ECB" w:rsidRDefault="007B0ECB" w:rsidP="007B0ECB">
      <w:pPr>
        <w:jc w:val="both"/>
      </w:pPr>
    </w:p>
    <w:p w:rsidR="002663F8" w:rsidRPr="004B7EB6" w:rsidRDefault="002663F8" w:rsidP="007B0ECB">
      <w:pPr>
        <w:jc w:val="both"/>
        <w:rPr>
          <w:b/>
        </w:rPr>
      </w:pPr>
      <w:r w:rsidRPr="004B7EB6">
        <w:rPr>
          <w:b/>
        </w:rPr>
        <w:t xml:space="preserve">Desenvolvimento da versão SMNA </w:t>
      </w:r>
      <w:r w:rsidR="0004531C">
        <w:rPr>
          <w:b/>
        </w:rPr>
        <w:t>v</w:t>
      </w:r>
      <w:r w:rsidRPr="004B7EB6">
        <w:rPr>
          <w:b/>
        </w:rPr>
        <w:t>2.4.0 (</w:t>
      </w:r>
      <w:r w:rsidR="0004531C">
        <w:rPr>
          <w:b/>
        </w:rPr>
        <w:t>a</w:t>
      </w:r>
      <w:r w:rsidRPr="004B7EB6">
        <w:rPr>
          <w:b/>
        </w:rPr>
        <w:t>justes na assimilação)</w:t>
      </w:r>
    </w:p>
    <w:p w:rsidR="007B0ECB" w:rsidRPr="007B0ECB" w:rsidRDefault="007B0ECB" w:rsidP="007B0ECB">
      <w:pPr>
        <w:pStyle w:val="PargrafodaLista"/>
        <w:jc w:val="both"/>
      </w:pPr>
    </w:p>
    <w:p w:rsidR="00DD1EB7" w:rsidRPr="007B0ECB" w:rsidRDefault="00DD1EB7" w:rsidP="004B7EB6">
      <w:pPr>
        <w:pStyle w:val="PargrafodaLista"/>
        <w:numPr>
          <w:ilvl w:val="0"/>
          <w:numId w:val="32"/>
        </w:numPr>
        <w:jc w:val="both"/>
      </w:pPr>
      <w:r w:rsidRPr="004B7EB6">
        <w:rPr>
          <w:highlight w:val="yellow"/>
        </w:rPr>
        <w:t>Ex</w:t>
      </w:r>
      <w:r w:rsidR="0004531C">
        <w:rPr>
          <w:highlight w:val="yellow"/>
        </w:rPr>
        <w:t>ecução de uma rodada (3 meses) v</w:t>
      </w:r>
      <w:r w:rsidRPr="004B7EB6">
        <w:rPr>
          <w:highlight w:val="yellow"/>
        </w:rPr>
        <w:t>2.3.0 com ajustes na ass</w:t>
      </w:r>
      <w:r w:rsidR="002830A0" w:rsidRPr="004B7EB6">
        <w:rPr>
          <w:highlight w:val="yellow"/>
        </w:rPr>
        <w:t>imilação e dados (Jo</w:t>
      </w:r>
      <w:r w:rsidR="0004531C">
        <w:rPr>
          <w:highlight w:val="yellow"/>
        </w:rPr>
        <w:t>ã</w:t>
      </w:r>
      <w:r w:rsidR="002830A0" w:rsidRPr="004B7EB6">
        <w:rPr>
          <w:highlight w:val="yellow"/>
        </w:rPr>
        <w:t>o Gerd): 31</w:t>
      </w:r>
      <w:r w:rsidRPr="004B7EB6">
        <w:rPr>
          <w:highlight w:val="yellow"/>
        </w:rPr>
        <w:t>/0</w:t>
      </w:r>
      <w:r w:rsidR="006D7E7D" w:rsidRPr="004B7EB6">
        <w:rPr>
          <w:highlight w:val="yellow"/>
        </w:rPr>
        <w:t>5</w:t>
      </w:r>
      <w:r w:rsidR="002F6D36">
        <w:t>;</w:t>
      </w:r>
    </w:p>
    <w:p w:rsidR="002663F8" w:rsidRPr="007B0ECB" w:rsidRDefault="006D7E7D" w:rsidP="004B7EB6">
      <w:pPr>
        <w:pStyle w:val="PargrafodaLista"/>
        <w:numPr>
          <w:ilvl w:val="0"/>
          <w:numId w:val="32"/>
        </w:numPr>
        <w:jc w:val="both"/>
      </w:pPr>
      <w:r w:rsidRPr="007B0ECB">
        <w:t>Avaliação diagnóstica completa da rodada com ajustes na a</w:t>
      </w:r>
      <w:r w:rsidR="00D47D73" w:rsidRPr="007B0ECB">
        <w:t>ssimilação/</w:t>
      </w:r>
      <w:r w:rsidR="00CE315A" w:rsidRPr="007B0ECB">
        <w:t xml:space="preserve">dados (Sapucci): </w:t>
      </w:r>
      <w:r w:rsidR="00D47D73" w:rsidRPr="007B0ECB">
        <w:t>Junho/2022</w:t>
      </w:r>
      <w:r w:rsidRPr="007B0ECB">
        <w:t>;</w:t>
      </w:r>
    </w:p>
    <w:p w:rsidR="00653E9E" w:rsidRPr="007B0ECB" w:rsidRDefault="00653E9E" w:rsidP="004B7EB6">
      <w:pPr>
        <w:pStyle w:val="PargrafodaLista"/>
        <w:numPr>
          <w:ilvl w:val="0"/>
          <w:numId w:val="32"/>
        </w:numPr>
        <w:jc w:val="both"/>
      </w:pPr>
      <w:r w:rsidRPr="007B0ECB">
        <w:t xml:space="preserve">Execução da integração longa do modelo com as análises do BAM-HIB </w:t>
      </w:r>
      <w:r w:rsidR="0004531C">
        <w:t>v</w:t>
      </w:r>
      <w:r w:rsidRPr="007B0ECB">
        <w:t xml:space="preserve">2.4.0 (Enver): </w:t>
      </w:r>
      <w:r w:rsidR="00D47D73" w:rsidRPr="007B0ECB">
        <w:t>Junho/2022</w:t>
      </w:r>
      <w:r w:rsidR="002F6D36">
        <w:t>;</w:t>
      </w:r>
    </w:p>
    <w:p w:rsidR="006D7E7D" w:rsidRDefault="006D7E7D" w:rsidP="004B7EB6">
      <w:pPr>
        <w:pStyle w:val="PargrafodaLista"/>
        <w:numPr>
          <w:ilvl w:val="0"/>
          <w:numId w:val="32"/>
        </w:numPr>
        <w:jc w:val="both"/>
      </w:pPr>
      <w:r w:rsidRPr="007B0ECB">
        <w:t xml:space="preserve">Avaliação do desempenho do BAM-HIB com ajustes na assimilação nas PNT (Enver): </w:t>
      </w:r>
      <w:r w:rsidR="00D47D73" w:rsidRPr="007B0ECB">
        <w:t>Junho/2022</w:t>
      </w:r>
      <w:r w:rsidR="002F6D36">
        <w:t>.</w:t>
      </w:r>
    </w:p>
    <w:p w:rsidR="004B7EB6" w:rsidRPr="007B0ECB" w:rsidRDefault="004B7EB6" w:rsidP="007B0ECB">
      <w:pPr>
        <w:jc w:val="both"/>
      </w:pPr>
    </w:p>
    <w:p w:rsidR="002663F8" w:rsidRPr="002F6D36" w:rsidRDefault="002663F8" w:rsidP="004B7EB6">
      <w:pPr>
        <w:jc w:val="both"/>
        <w:rPr>
          <w:b/>
        </w:rPr>
      </w:pPr>
      <w:r w:rsidRPr="002F6D36">
        <w:rPr>
          <w:b/>
        </w:rPr>
        <w:t>SMN</w:t>
      </w:r>
      <w:r w:rsidR="00872B22" w:rsidRPr="002F6D36">
        <w:rPr>
          <w:b/>
        </w:rPr>
        <w:t xml:space="preserve">A </w:t>
      </w:r>
      <w:r w:rsidR="0004531C">
        <w:rPr>
          <w:b/>
        </w:rPr>
        <w:t>v</w:t>
      </w:r>
      <w:r w:rsidR="00872B22" w:rsidRPr="002F6D36">
        <w:rPr>
          <w:b/>
        </w:rPr>
        <w:t>2.5.0 (</w:t>
      </w:r>
      <w:r w:rsidR="0004531C">
        <w:rPr>
          <w:b/>
        </w:rPr>
        <w:t>a</w:t>
      </w:r>
      <w:r w:rsidR="00872B22" w:rsidRPr="002F6D36">
        <w:rPr>
          <w:b/>
        </w:rPr>
        <w:t>ssimilação de superfí</w:t>
      </w:r>
      <w:r w:rsidRPr="002F6D36">
        <w:rPr>
          <w:b/>
        </w:rPr>
        <w:t>cie)</w:t>
      </w:r>
    </w:p>
    <w:p w:rsidR="004B7EB6" w:rsidRPr="007B0ECB" w:rsidRDefault="004B7EB6" w:rsidP="002F6D36">
      <w:pPr>
        <w:jc w:val="both"/>
      </w:pPr>
    </w:p>
    <w:p w:rsidR="00872B22" w:rsidRPr="007B0ECB" w:rsidRDefault="00872B22" w:rsidP="002F6D36">
      <w:pPr>
        <w:pStyle w:val="PargrafodaLista"/>
        <w:numPr>
          <w:ilvl w:val="0"/>
          <w:numId w:val="33"/>
        </w:numPr>
        <w:jc w:val="both"/>
      </w:pPr>
      <w:r w:rsidRPr="002F6D36">
        <w:rPr>
          <w:highlight w:val="yellow"/>
        </w:rPr>
        <w:t>Execução de uma rodada longa (3 meses)</w:t>
      </w:r>
      <w:r w:rsidR="00DD1EB7" w:rsidRPr="002F6D36">
        <w:rPr>
          <w:highlight w:val="yellow"/>
        </w:rPr>
        <w:t xml:space="preserve"> V2.3.0</w:t>
      </w:r>
      <w:r w:rsidRPr="002F6D36">
        <w:rPr>
          <w:highlight w:val="yellow"/>
        </w:rPr>
        <w:t xml:space="preserve"> com a assimilação de superficie (Jo</w:t>
      </w:r>
      <w:r w:rsidR="0004531C">
        <w:rPr>
          <w:highlight w:val="yellow"/>
        </w:rPr>
        <w:t>ã</w:t>
      </w:r>
      <w:r w:rsidRPr="002F6D36">
        <w:rPr>
          <w:highlight w:val="yellow"/>
        </w:rPr>
        <w:t>o Gerd): 30/04</w:t>
      </w:r>
      <w:r w:rsidR="002F6D36">
        <w:t>;</w:t>
      </w:r>
    </w:p>
    <w:p w:rsidR="00DD1EB7" w:rsidRPr="007B0ECB" w:rsidRDefault="00DD1EB7" w:rsidP="002F6D36">
      <w:pPr>
        <w:pStyle w:val="PargrafodaLista"/>
        <w:numPr>
          <w:ilvl w:val="0"/>
          <w:numId w:val="33"/>
        </w:numPr>
        <w:jc w:val="both"/>
      </w:pPr>
      <w:r w:rsidRPr="007B0ECB">
        <w:t xml:space="preserve">Avaliação diagnóstica completa da rodada com a assimilação de </w:t>
      </w:r>
      <w:r w:rsidR="0004531C" w:rsidRPr="007B0ECB">
        <w:t>superfície</w:t>
      </w:r>
      <w:r w:rsidRPr="007B0ECB">
        <w:t xml:space="preserve"> (Sapucci): </w:t>
      </w:r>
      <w:r w:rsidR="00D47D73" w:rsidRPr="007B0ECB">
        <w:t>Maio/2022</w:t>
      </w:r>
      <w:r w:rsidR="002F6D36">
        <w:t>;</w:t>
      </w:r>
    </w:p>
    <w:p w:rsidR="00CE315A" w:rsidRPr="007B0ECB" w:rsidRDefault="00CE315A" w:rsidP="002F6D36">
      <w:pPr>
        <w:pStyle w:val="PargrafodaLista"/>
        <w:numPr>
          <w:ilvl w:val="0"/>
          <w:numId w:val="33"/>
        </w:numPr>
        <w:jc w:val="both"/>
      </w:pPr>
      <w:r w:rsidRPr="007B0ECB">
        <w:t xml:space="preserve">Execução da integração longa do modelo com a assimilação de </w:t>
      </w:r>
      <w:r w:rsidR="0004531C" w:rsidRPr="007B0ECB">
        <w:t>superfície</w:t>
      </w:r>
      <w:r w:rsidRPr="007B0ECB">
        <w:t xml:space="preserve"> (Enver): </w:t>
      </w:r>
      <w:r w:rsidR="00D47D73" w:rsidRPr="007B0ECB">
        <w:t>Maio/2022</w:t>
      </w:r>
      <w:r w:rsidR="002F6D36">
        <w:t>;</w:t>
      </w:r>
    </w:p>
    <w:p w:rsidR="00CE315A" w:rsidRPr="007B0ECB" w:rsidRDefault="00CE315A" w:rsidP="002F6D36">
      <w:pPr>
        <w:pStyle w:val="PargrafodaLista"/>
        <w:numPr>
          <w:ilvl w:val="0"/>
          <w:numId w:val="33"/>
        </w:numPr>
        <w:jc w:val="both"/>
      </w:pPr>
      <w:r w:rsidRPr="007B0ECB">
        <w:t xml:space="preserve">Avaliação do desempenho do BAM-HIB com assimilação de superficie nas PNT (Enver): </w:t>
      </w:r>
      <w:r w:rsidR="00D47D73" w:rsidRPr="007B0ECB">
        <w:t>Maio/2022</w:t>
      </w:r>
      <w:r w:rsidR="002F6D36">
        <w:t>;</w:t>
      </w:r>
    </w:p>
    <w:p w:rsidR="00DD1EB7" w:rsidRPr="007B0ECB" w:rsidRDefault="00DD1EB7" w:rsidP="002F6D36">
      <w:pPr>
        <w:pStyle w:val="PargrafodaLista"/>
        <w:numPr>
          <w:ilvl w:val="0"/>
          <w:numId w:val="33"/>
        </w:numPr>
        <w:jc w:val="both"/>
      </w:pPr>
      <w:r w:rsidRPr="002F6D36">
        <w:rPr>
          <w:highlight w:val="yellow"/>
        </w:rPr>
        <w:t xml:space="preserve">Execução de uma rodada longa (3 meses) </w:t>
      </w:r>
      <w:r w:rsidR="0004531C">
        <w:rPr>
          <w:highlight w:val="yellow"/>
        </w:rPr>
        <w:t>v</w:t>
      </w:r>
      <w:r w:rsidRPr="002F6D36">
        <w:rPr>
          <w:highlight w:val="yellow"/>
        </w:rPr>
        <w:t>2.4.0 com a assimilação de superficie (J</w:t>
      </w:r>
      <w:r w:rsidR="0004531C">
        <w:rPr>
          <w:highlight w:val="yellow"/>
        </w:rPr>
        <w:t>oã</w:t>
      </w:r>
      <w:r w:rsidRPr="002F6D36">
        <w:rPr>
          <w:highlight w:val="yellow"/>
        </w:rPr>
        <w:t>o Gerd): 30/06</w:t>
      </w:r>
      <w:r w:rsidR="002F6D36">
        <w:t>;</w:t>
      </w:r>
    </w:p>
    <w:p w:rsidR="00DD1EB7" w:rsidRPr="007B0ECB" w:rsidRDefault="00DD1EB7" w:rsidP="002F6D36">
      <w:pPr>
        <w:pStyle w:val="PargrafodaLista"/>
        <w:numPr>
          <w:ilvl w:val="0"/>
          <w:numId w:val="33"/>
        </w:numPr>
        <w:jc w:val="both"/>
      </w:pPr>
      <w:r w:rsidRPr="007B0ECB">
        <w:t xml:space="preserve">Avaliação diagnóstica completa da rodada com a assimilação de superficie (Sapucci): </w:t>
      </w:r>
      <w:r w:rsidR="00D47D73" w:rsidRPr="007B0ECB">
        <w:t>Agosto/2022</w:t>
      </w:r>
      <w:r w:rsidRPr="007B0ECB">
        <w:t>;</w:t>
      </w:r>
    </w:p>
    <w:p w:rsidR="00653E9E" w:rsidRPr="007B0ECB" w:rsidRDefault="00653E9E" w:rsidP="002F6D36">
      <w:pPr>
        <w:pStyle w:val="PargrafodaLista"/>
        <w:numPr>
          <w:ilvl w:val="0"/>
          <w:numId w:val="33"/>
        </w:numPr>
        <w:jc w:val="both"/>
      </w:pPr>
      <w:r w:rsidRPr="007B0ECB">
        <w:t xml:space="preserve">Execução da integração longa do modelo com as análises do BAM-HIB </w:t>
      </w:r>
      <w:r w:rsidR="0004531C">
        <w:t>v</w:t>
      </w:r>
      <w:r w:rsidRPr="007B0ECB">
        <w:t xml:space="preserve">2.5.0 (Enver): </w:t>
      </w:r>
      <w:r w:rsidR="00D47D73" w:rsidRPr="007B0ECB">
        <w:t>Agosto/2022</w:t>
      </w:r>
      <w:r w:rsidR="002F6D36">
        <w:t>;</w:t>
      </w:r>
    </w:p>
    <w:p w:rsidR="00DD1EB7" w:rsidRDefault="00DD1EB7" w:rsidP="002F6D36">
      <w:pPr>
        <w:pStyle w:val="PargrafodaLista"/>
        <w:numPr>
          <w:ilvl w:val="0"/>
          <w:numId w:val="33"/>
        </w:numPr>
        <w:jc w:val="both"/>
      </w:pPr>
      <w:r w:rsidRPr="007B0ECB">
        <w:t>Avaliação do desempenho do BAM-HIB com assimilação de superf</w:t>
      </w:r>
      <w:r w:rsidR="0004531C">
        <w:t>í</w:t>
      </w:r>
      <w:r w:rsidRPr="007B0ECB">
        <w:t xml:space="preserve">cie nas PNT (Enver): </w:t>
      </w:r>
      <w:r w:rsidR="00D47D73" w:rsidRPr="007B0ECB">
        <w:t>Agosto/2022</w:t>
      </w:r>
      <w:r w:rsidR="002F6D36">
        <w:t>.</w:t>
      </w:r>
    </w:p>
    <w:p w:rsidR="002F6D36" w:rsidRPr="007B0ECB" w:rsidRDefault="002F6D36" w:rsidP="002F6D36">
      <w:pPr>
        <w:pStyle w:val="PargrafodaLista"/>
        <w:ind w:left="795"/>
        <w:jc w:val="both"/>
      </w:pPr>
    </w:p>
    <w:p w:rsidR="002663F8" w:rsidRPr="002F6D36" w:rsidRDefault="002663F8" w:rsidP="002F6D36">
      <w:pPr>
        <w:jc w:val="both"/>
        <w:rPr>
          <w:b/>
        </w:rPr>
      </w:pPr>
      <w:r w:rsidRPr="002F6D36">
        <w:rPr>
          <w:b/>
        </w:rPr>
        <w:t xml:space="preserve">SMNA </w:t>
      </w:r>
      <w:r w:rsidR="0004531C">
        <w:rPr>
          <w:b/>
        </w:rPr>
        <w:t>v</w:t>
      </w:r>
      <w:r w:rsidRPr="002F6D36">
        <w:rPr>
          <w:b/>
        </w:rPr>
        <w:t>2.6.0 (</w:t>
      </w:r>
      <w:r w:rsidR="0004531C">
        <w:rPr>
          <w:b/>
        </w:rPr>
        <w:t>m</w:t>
      </w:r>
      <w:r w:rsidRPr="002F6D36">
        <w:rPr>
          <w:b/>
        </w:rPr>
        <w:t xml:space="preserve">atriz </w:t>
      </w:r>
      <w:r w:rsidR="00872B22" w:rsidRPr="002F6D36">
        <w:rPr>
          <w:b/>
        </w:rPr>
        <w:t xml:space="preserve">de incertezas do </w:t>
      </w:r>
      <w:r w:rsidRPr="002F6D36">
        <w:rPr>
          <w:b/>
        </w:rPr>
        <w:t>B</w:t>
      </w:r>
      <w:r w:rsidR="00872B22" w:rsidRPr="002F6D36">
        <w:rPr>
          <w:b/>
        </w:rPr>
        <w:t>AM-HIB</w:t>
      </w:r>
      <w:r w:rsidRPr="002F6D36">
        <w:rPr>
          <w:b/>
        </w:rPr>
        <w:t>)</w:t>
      </w:r>
    </w:p>
    <w:p w:rsidR="002F6D36" w:rsidRPr="007B0ECB" w:rsidRDefault="002F6D36" w:rsidP="002F6D36">
      <w:pPr>
        <w:pStyle w:val="PargrafodaLista"/>
        <w:jc w:val="both"/>
      </w:pPr>
    </w:p>
    <w:p w:rsidR="00E413B6" w:rsidRPr="007B0ECB" w:rsidRDefault="00E413B6" w:rsidP="002F6D36">
      <w:pPr>
        <w:pStyle w:val="PargrafodaLista"/>
        <w:numPr>
          <w:ilvl w:val="0"/>
          <w:numId w:val="34"/>
        </w:numPr>
        <w:jc w:val="both"/>
      </w:pPr>
      <w:r w:rsidRPr="007B0ECB">
        <w:lastRenderedPageBreak/>
        <w:t>Obtenção de uma versão preliminar da matriz de incertezas do BAM-HIB (Carlos): 25/03</w:t>
      </w:r>
      <w:r w:rsidR="00AB5D26">
        <w:t>;</w:t>
      </w:r>
    </w:p>
    <w:p w:rsidR="00E413B6" w:rsidRPr="007B0ECB" w:rsidRDefault="00E413B6" w:rsidP="002F6D36">
      <w:pPr>
        <w:pStyle w:val="PargrafodaLista"/>
        <w:numPr>
          <w:ilvl w:val="0"/>
          <w:numId w:val="34"/>
        </w:numPr>
        <w:jc w:val="both"/>
      </w:pPr>
      <w:r w:rsidRPr="002F6D36">
        <w:rPr>
          <w:highlight w:val="yellow"/>
        </w:rPr>
        <w:t>Execução de uma rodada teste com a nova matriz de incer</w:t>
      </w:r>
      <w:r w:rsidR="002830A0" w:rsidRPr="002F6D36">
        <w:rPr>
          <w:highlight w:val="yellow"/>
        </w:rPr>
        <w:t>tezas do BAM-HIB (Jo</w:t>
      </w:r>
      <w:r w:rsidR="0004531C">
        <w:rPr>
          <w:highlight w:val="yellow"/>
        </w:rPr>
        <w:t>ã</w:t>
      </w:r>
      <w:r w:rsidR="002830A0" w:rsidRPr="002F6D36">
        <w:rPr>
          <w:highlight w:val="yellow"/>
        </w:rPr>
        <w:t>o Gerd): 31/0</w:t>
      </w:r>
      <w:r w:rsidR="002830A0" w:rsidRPr="007B0ECB">
        <w:t>3</w:t>
      </w:r>
      <w:r w:rsidR="00AB5D26">
        <w:t>;</w:t>
      </w:r>
    </w:p>
    <w:p w:rsidR="002663F8" w:rsidRPr="007B0ECB" w:rsidRDefault="00E413B6" w:rsidP="002F6D36">
      <w:pPr>
        <w:pStyle w:val="PargrafodaLista"/>
        <w:numPr>
          <w:ilvl w:val="0"/>
          <w:numId w:val="34"/>
        </w:numPr>
        <w:jc w:val="both"/>
      </w:pPr>
      <w:r w:rsidRPr="007B0ECB">
        <w:t xml:space="preserve">Avaliação diagnóstica dos primeiros resultados </w:t>
      </w:r>
      <w:r w:rsidR="00BF3479" w:rsidRPr="007B0ECB">
        <w:t>da</w:t>
      </w:r>
      <w:r w:rsidRPr="007B0ECB">
        <w:t xml:space="preserve"> nova matriz de erros do BAM-HIB </w:t>
      </w:r>
      <w:r w:rsidR="002663F8" w:rsidRPr="007B0ECB">
        <w:t>(Carlos)</w:t>
      </w:r>
      <w:r w:rsidR="00BF3479" w:rsidRPr="007B0ECB">
        <w:t>: 30/04</w:t>
      </w:r>
      <w:r w:rsidR="002663F8" w:rsidRPr="007B0ECB">
        <w:t>;</w:t>
      </w:r>
    </w:p>
    <w:p w:rsidR="00BF3479" w:rsidRPr="007B0ECB" w:rsidRDefault="00BF3479" w:rsidP="002F6D36">
      <w:pPr>
        <w:pStyle w:val="PargrafodaLista"/>
        <w:numPr>
          <w:ilvl w:val="0"/>
          <w:numId w:val="34"/>
        </w:numPr>
        <w:jc w:val="both"/>
      </w:pPr>
      <w:r w:rsidRPr="007B0ECB">
        <w:t xml:space="preserve">Revisão e aprimoramento da matriz de incertezas do BAM-HIB com </w:t>
      </w:r>
      <w:r w:rsidR="0004531C">
        <w:t>v</w:t>
      </w:r>
      <w:r w:rsidRPr="007B0ECB">
        <w:t xml:space="preserve">2.4.0 </w:t>
      </w:r>
      <w:r w:rsidR="002663F8" w:rsidRPr="007B0ECB">
        <w:t xml:space="preserve">(Carlos): </w:t>
      </w:r>
      <w:r w:rsidRPr="007B0ECB">
        <w:t>15/05</w:t>
      </w:r>
      <w:r w:rsidR="00AB5D26">
        <w:t>;</w:t>
      </w:r>
    </w:p>
    <w:p w:rsidR="00BF3479" w:rsidRPr="007B0ECB" w:rsidRDefault="00BF3479" w:rsidP="002F6D36">
      <w:pPr>
        <w:pStyle w:val="PargrafodaLista"/>
        <w:numPr>
          <w:ilvl w:val="0"/>
          <w:numId w:val="34"/>
        </w:numPr>
        <w:jc w:val="both"/>
      </w:pPr>
      <w:r w:rsidRPr="002F6D36">
        <w:rPr>
          <w:highlight w:val="yellow"/>
        </w:rPr>
        <w:t>Execução de uma rodada longa de 3 meses com a nova mat</w:t>
      </w:r>
      <w:r w:rsidR="002830A0" w:rsidRPr="002F6D36">
        <w:rPr>
          <w:highlight w:val="yellow"/>
        </w:rPr>
        <w:t>riz B do BAM-HIB (Jo</w:t>
      </w:r>
      <w:r w:rsidR="0004531C">
        <w:rPr>
          <w:highlight w:val="yellow"/>
        </w:rPr>
        <w:t>ã</w:t>
      </w:r>
      <w:r w:rsidR="002830A0" w:rsidRPr="002F6D36">
        <w:rPr>
          <w:highlight w:val="yellow"/>
        </w:rPr>
        <w:t>o Gerd): 31</w:t>
      </w:r>
      <w:r w:rsidRPr="002F6D36">
        <w:rPr>
          <w:highlight w:val="yellow"/>
        </w:rPr>
        <w:t>/0</w:t>
      </w:r>
      <w:r w:rsidR="002830A0" w:rsidRPr="002F6D36">
        <w:rPr>
          <w:highlight w:val="yellow"/>
        </w:rPr>
        <w:t>7</w:t>
      </w:r>
      <w:r w:rsidRPr="002F6D36">
        <w:rPr>
          <w:highlight w:val="yellow"/>
        </w:rPr>
        <w:t>;</w:t>
      </w:r>
    </w:p>
    <w:p w:rsidR="00BF3479" w:rsidRPr="007B0ECB" w:rsidRDefault="00BF3479" w:rsidP="002F6D36">
      <w:pPr>
        <w:pStyle w:val="PargrafodaLista"/>
        <w:numPr>
          <w:ilvl w:val="0"/>
          <w:numId w:val="34"/>
        </w:numPr>
        <w:jc w:val="both"/>
      </w:pPr>
      <w:r w:rsidRPr="007B0ECB">
        <w:t xml:space="preserve">Avaliação diagnóstica completa da rodada com matriz B do BAM-HIB (Sapucci): </w:t>
      </w:r>
      <w:r w:rsidR="00D47D73" w:rsidRPr="007B0ECB">
        <w:t>Agosto/2022</w:t>
      </w:r>
      <w:r w:rsidRPr="007B0ECB">
        <w:t>;</w:t>
      </w:r>
    </w:p>
    <w:p w:rsidR="00BF3479" w:rsidRPr="007B0ECB" w:rsidRDefault="00BF3479" w:rsidP="002F6D36">
      <w:pPr>
        <w:pStyle w:val="PargrafodaLista"/>
        <w:numPr>
          <w:ilvl w:val="0"/>
          <w:numId w:val="34"/>
        </w:numPr>
        <w:jc w:val="both"/>
      </w:pPr>
      <w:r w:rsidRPr="007B0ECB">
        <w:t>Revisão e aprimoramento da matriz de incertezas do BA</w:t>
      </w:r>
      <w:r w:rsidR="00CE315A" w:rsidRPr="007B0ECB">
        <w:t xml:space="preserve">M-HIB com </w:t>
      </w:r>
      <w:r w:rsidR="0004531C">
        <w:t>v</w:t>
      </w:r>
      <w:r w:rsidR="00CE315A" w:rsidRPr="007B0ECB">
        <w:t xml:space="preserve">2.5.0 (Carlos): </w:t>
      </w:r>
      <w:r w:rsidR="00D47D73" w:rsidRPr="007B0ECB">
        <w:t>Agosto/2022</w:t>
      </w:r>
      <w:r w:rsidR="00AB5D26">
        <w:t>;</w:t>
      </w:r>
    </w:p>
    <w:p w:rsidR="00BF3479" w:rsidRPr="007B0ECB" w:rsidRDefault="00BF3479" w:rsidP="002F6D36">
      <w:pPr>
        <w:pStyle w:val="PargrafodaLista"/>
        <w:numPr>
          <w:ilvl w:val="0"/>
          <w:numId w:val="34"/>
        </w:numPr>
        <w:jc w:val="both"/>
      </w:pPr>
      <w:r w:rsidRPr="002F6D36">
        <w:rPr>
          <w:highlight w:val="yellow"/>
        </w:rPr>
        <w:t>Execução de uma rodada longa de 3 meses com a nova mat</w:t>
      </w:r>
      <w:r w:rsidR="002830A0" w:rsidRPr="002F6D36">
        <w:rPr>
          <w:highlight w:val="yellow"/>
        </w:rPr>
        <w:t>riz B do BAM-HIB (Jo</w:t>
      </w:r>
      <w:r w:rsidR="0004531C">
        <w:rPr>
          <w:highlight w:val="yellow"/>
        </w:rPr>
        <w:t>ã</w:t>
      </w:r>
      <w:r w:rsidR="002830A0" w:rsidRPr="002F6D36">
        <w:rPr>
          <w:highlight w:val="yellow"/>
        </w:rPr>
        <w:t>o Gerd): 31</w:t>
      </w:r>
      <w:r w:rsidRPr="002F6D36">
        <w:rPr>
          <w:highlight w:val="yellow"/>
        </w:rPr>
        <w:t>/08;</w:t>
      </w:r>
    </w:p>
    <w:p w:rsidR="00BF3479" w:rsidRPr="007B0ECB" w:rsidRDefault="00BF3479" w:rsidP="002F6D36">
      <w:pPr>
        <w:pStyle w:val="PargrafodaLista"/>
        <w:numPr>
          <w:ilvl w:val="0"/>
          <w:numId w:val="34"/>
        </w:numPr>
        <w:jc w:val="both"/>
      </w:pPr>
      <w:r w:rsidRPr="007B0ECB">
        <w:t>Avaliação diagnóstica completa da rodada com m</w:t>
      </w:r>
      <w:r w:rsidR="00D47D73" w:rsidRPr="007B0ECB">
        <w:t>atriz B do BAM-HIB (Sapucci): Outubro/2022</w:t>
      </w:r>
      <w:r w:rsidRPr="007B0ECB">
        <w:t>;</w:t>
      </w:r>
    </w:p>
    <w:p w:rsidR="00653E9E" w:rsidRPr="007B0ECB" w:rsidRDefault="00653E9E" w:rsidP="002F6D36">
      <w:pPr>
        <w:pStyle w:val="PargrafodaLista"/>
        <w:numPr>
          <w:ilvl w:val="0"/>
          <w:numId w:val="34"/>
        </w:numPr>
        <w:jc w:val="both"/>
      </w:pPr>
      <w:r w:rsidRPr="007B0ECB">
        <w:t xml:space="preserve">Execução da integração longa do modelo com análises do BAM-HIB </w:t>
      </w:r>
      <w:r w:rsidR="0004531C">
        <w:t>v</w:t>
      </w:r>
      <w:r w:rsidRPr="007B0ECB">
        <w:t xml:space="preserve">2.6.0 (Enver): </w:t>
      </w:r>
      <w:r w:rsidR="00D47D73" w:rsidRPr="007B0ECB">
        <w:t>Outubro/2022;</w:t>
      </w:r>
    </w:p>
    <w:p w:rsidR="00DD1EB7" w:rsidRPr="007B0ECB" w:rsidRDefault="00DD1EB7" w:rsidP="002F6D36">
      <w:pPr>
        <w:pStyle w:val="PargrafodaLista"/>
        <w:numPr>
          <w:ilvl w:val="0"/>
          <w:numId w:val="34"/>
        </w:numPr>
        <w:jc w:val="both"/>
      </w:pPr>
      <w:r w:rsidRPr="007B0ECB">
        <w:t xml:space="preserve">Avaliação do desempenho do BAM-HIB com </w:t>
      </w:r>
      <w:r w:rsidR="00D47D73" w:rsidRPr="007B0ECB">
        <w:t xml:space="preserve">sua </w:t>
      </w:r>
      <w:r w:rsidRPr="007B0ECB">
        <w:t xml:space="preserve">matriz de incertezas na PNT (Enver): </w:t>
      </w:r>
      <w:r w:rsidR="00AB5D26">
        <w:t>Outubro/2022.</w:t>
      </w:r>
    </w:p>
    <w:p w:rsidR="00DD1EB7" w:rsidRPr="007B0ECB" w:rsidRDefault="00DD1EB7" w:rsidP="007B0ECB">
      <w:pPr>
        <w:jc w:val="both"/>
      </w:pPr>
    </w:p>
    <w:p w:rsidR="00BF3479" w:rsidRPr="007B0ECB" w:rsidRDefault="00B9786D" w:rsidP="007B0ECB">
      <w:pPr>
        <w:jc w:val="both"/>
        <w:outlineLvl w:val="0"/>
        <w:rPr>
          <w:b/>
        </w:rPr>
      </w:pPr>
      <w:r w:rsidRPr="007B0ECB">
        <w:rPr>
          <w:b/>
        </w:rPr>
        <w:t>Esquema para o cronograma</w:t>
      </w:r>
    </w:p>
    <w:p w:rsidR="002663F8" w:rsidRPr="007B0ECB" w:rsidRDefault="002663F8" w:rsidP="007B0ECB">
      <w:pPr>
        <w:jc w:val="both"/>
      </w:pPr>
      <w:r w:rsidRPr="007B0ECB">
        <w:t xml:space="preserve"> 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170"/>
        <w:gridCol w:w="390"/>
        <w:gridCol w:w="394"/>
        <w:gridCol w:w="427"/>
        <w:gridCol w:w="428"/>
        <w:gridCol w:w="394"/>
        <w:gridCol w:w="394"/>
        <w:gridCol w:w="391"/>
        <w:gridCol w:w="394"/>
        <w:gridCol w:w="388"/>
        <w:gridCol w:w="394"/>
        <w:gridCol w:w="391"/>
        <w:gridCol w:w="394"/>
        <w:gridCol w:w="389"/>
        <w:gridCol w:w="388"/>
        <w:gridCol w:w="390"/>
        <w:gridCol w:w="389"/>
      </w:tblGrid>
      <w:tr w:rsidR="0004531C" w:rsidRPr="001E172C" w:rsidTr="00AF5E21">
        <w:trPr>
          <w:jc w:val="center"/>
        </w:trPr>
        <w:tc>
          <w:tcPr>
            <w:tcW w:w="1170" w:type="dxa"/>
            <w:tcBorders>
              <w:bottom w:val="single" w:sz="4" w:space="0" w:color="auto"/>
            </w:tcBorders>
            <w:vAlign w:val="center"/>
          </w:tcPr>
          <w:p w:rsidR="0004531C" w:rsidRPr="007D3CFB" w:rsidRDefault="001E172C" w:rsidP="005C587D">
            <w:pPr>
              <w:jc w:val="center"/>
              <w:rPr>
                <w:b/>
                <w:sz w:val="16"/>
              </w:rPr>
            </w:pPr>
            <w:r w:rsidRPr="007D3CFB">
              <w:rPr>
                <w:b/>
                <w:sz w:val="16"/>
              </w:rPr>
              <w:t>Ver./Ativ.</w:t>
            </w:r>
          </w:p>
        </w:tc>
        <w:tc>
          <w:tcPr>
            <w:tcW w:w="784" w:type="dxa"/>
            <w:gridSpan w:val="2"/>
            <w:tcBorders>
              <w:bottom w:val="single" w:sz="4" w:space="0" w:color="auto"/>
            </w:tcBorders>
            <w:vAlign w:val="center"/>
          </w:tcPr>
          <w:p w:rsidR="0004531C" w:rsidRPr="007D3CFB" w:rsidRDefault="0004531C" w:rsidP="005C587D">
            <w:pPr>
              <w:jc w:val="center"/>
              <w:rPr>
                <w:b/>
                <w:sz w:val="16"/>
              </w:rPr>
            </w:pPr>
            <w:r w:rsidRPr="007D3CFB">
              <w:rPr>
                <w:b/>
                <w:sz w:val="16"/>
              </w:rPr>
              <w:t>Mar</w:t>
            </w:r>
          </w:p>
        </w:tc>
        <w:tc>
          <w:tcPr>
            <w:tcW w:w="855" w:type="dxa"/>
            <w:gridSpan w:val="2"/>
            <w:tcBorders>
              <w:bottom w:val="single" w:sz="4" w:space="0" w:color="auto"/>
            </w:tcBorders>
            <w:vAlign w:val="center"/>
          </w:tcPr>
          <w:p w:rsidR="0004531C" w:rsidRPr="007D3CFB" w:rsidRDefault="0004531C" w:rsidP="005C587D">
            <w:pPr>
              <w:jc w:val="center"/>
              <w:rPr>
                <w:b/>
                <w:sz w:val="16"/>
              </w:rPr>
            </w:pPr>
            <w:r w:rsidRPr="007D3CFB">
              <w:rPr>
                <w:b/>
                <w:sz w:val="16"/>
              </w:rPr>
              <w:t>Abr</w:t>
            </w:r>
          </w:p>
        </w:tc>
        <w:tc>
          <w:tcPr>
            <w:tcW w:w="778" w:type="dxa"/>
            <w:gridSpan w:val="2"/>
            <w:tcBorders>
              <w:bottom w:val="single" w:sz="4" w:space="0" w:color="auto"/>
            </w:tcBorders>
            <w:vAlign w:val="center"/>
          </w:tcPr>
          <w:p w:rsidR="0004531C" w:rsidRPr="007D3CFB" w:rsidRDefault="0004531C" w:rsidP="005C587D">
            <w:pPr>
              <w:jc w:val="center"/>
              <w:rPr>
                <w:b/>
                <w:sz w:val="16"/>
              </w:rPr>
            </w:pPr>
            <w:r w:rsidRPr="007D3CFB">
              <w:rPr>
                <w:b/>
                <w:sz w:val="16"/>
              </w:rPr>
              <w:t>Mai</w:t>
            </w:r>
          </w:p>
        </w:tc>
        <w:tc>
          <w:tcPr>
            <w:tcW w:w="780" w:type="dxa"/>
            <w:gridSpan w:val="2"/>
            <w:tcBorders>
              <w:bottom w:val="single" w:sz="4" w:space="0" w:color="auto"/>
            </w:tcBorders>
            <w:vAlign w:val="center"/>
          </w:tcPr>
          <w:p w:rsidR="0004531C" w:rsidRPr="007D3CFB" w:rsidRDefault="0004531C" w:rsidP="005C587D">
            <w:pPr>
              <w:jc w:val="center"/>
              <w:rPr>
                <w:b/>
                <w:sz w:val="16"/>
              </w:rPr>
            </w:pPr>
            <w:r w:rsidRPr="007D3CFB">
              <w:rPr>
                <w:b/>
                <w:sz w:val="16"/>
              </w:rPr>
              <w:t>Jun</w:t>
            </w:r>
          </w:p>
        </w:tc>
        <w:tc>
          <w:tcPr>
            <w:tcW w:w="776" w:type="dxa"/>
            <w:gridSpan w:val="2"/>
            <w:tcBorders>
              <w:bottom w:val="single" w:sz="4" w:space="0" w:color="auto"/>
            </w:tcBorders>
            <w:vAlign w:val="center"/>
          </w:tcPr>
          <w:p w:rsidR="0004531C" w:rsidRPr="007D3CFB" w:rsidRDefault="0004531C" w:rsidP="005C587D">
            <w:pPr>
              <w:jc w:val="center"/>
              <w:rPr>
                <w:b/>
                <w:sz w:val="16"/>
              </w:rPr>
            </w:pPr>
            <w:r w:rsidRPr="007D3CFB">
              <w:rPr>
                <w:b/>
                <w:sz w:val="16"/>
              </w:rPr>
              <w:t>Jul</w:t>
            </w:r>
          </w:p>
        </w:tc>
        <w:tc>
          <w:tcPr>
            <w:tcW w:w="781" w:type="dxa"/>
            <w:gridSpan w:val="2"/>
            <w:tcBorders>
              <w:bottom w:val="single" w:sz="4" w:space="0" w:color="auto"/>
            </w:tcBorders>
            <w:vAlign w:val="center"/>
          </w:tcPr>
          <w:p w:rsidR="0004531C" w:rsidRPr="007D3CFB" w:rsidRDefault="0004531C" w:rsidP="005C587D">
            <w:pPr>
              <w:jc w:val="center"/>
              <w:rPr>
                <w:b/>
                <w:sz w:val="16"/>
              </w:rPr>
            </w:pPr>
            <w:r w:rsidRPr="007D3CFB">
              <w:rPr>
                <w:b/>
                <w:sz w:val="16"/>
              </w:rPr>
              <w:t>Ago</w:t>
            </w:r>
          </w:p>
        </w:tc>
        <w:tc>
          <w:tcPr>
            <w:tcW w:w="777" w:type="dxa"/>
            <w:gridSpan w:val="2"/>
            <w:tcBorders>
              <w:bottom w:val="single" w:sz="4" w:space="0" w:color="auto"/>
            </w:tcBorders>
            <w:vAlign w:val="center"/>
          </w:tcPr>
          <w:p w:rsidR="0004531C" w:rsidRPr="007D3CFB" w:rsidRDefault="0004531C" w:rsidP="005C587D">
            <w:pPr>
              <w:jc w:val="center"/>
              <w:rPr>
                <w:b/>
                <w:sz w:val="16"/>
              </w:rPr>
            </w:pPr>
            <w:r w:rsidRPr="007D3CFB">
              <w:rPr>
                <w:b/>
                <w:sz w:val="16"/>
              </w:rPr>
              <w:t>Set</w:t>
            </w:r>
          </w:p>
        </w:tc>
        <w:tc>
          <w:tcPr>
            <w:tcW w:w="779" w:type="dxa"/>
            <w:gridSpan w:val="2"/>
            <w:tcBorders>
              <w:bottom w:val="single" w:sz="4" w:space="0" w:color="auto"/>
            </w:tcBorders>
            <w:vAlign w:val="center"/>
          </w:tcPr>
          <w:p w:rsidR="0004531C" w:rsidRPr="007D3CFB" w:rsidRDefault="0004531C" w:rsidP="005C587D">
            <w:pPr>
              <w:jc w:val="center"/>
              <w:rPr>
                <w:b/>
                <w:sz w:val="16"/>
              </w:rPr>
            </w:pPr>
            <w:r w:rsidRPr="007D3CFB">
              <w:rPr>
                <w:b/>
                <w:sz w:val="16"/>
              </w:rPr>
              <w:t>Out</w:t>
            </w:r>
          </w:p>
        </w:tc>
      </w:tr>
      <w:tr w:rsidR="00AF5E21" w:rsidTr="007D3CFB">
        <w:trPr>
          <w:jc w:val="center"/>
        </w:trPr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b/>
                <w:sz w:val="16"/>
              </w:rPr>
            </w:pPr>
            <w:r w:rsidRPr="007D3CFB">
              <w:rPr>
                <w:b/>
                <w:sz w:val="16"/>
              </w:rPr>
              <w:t>v2.3.0</w:t>
            </w: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00B050"/>
            <w:vAlign w:val="center"/>
          </w:tcPr>
          <w:p w:rsidR="0004531C" w:rsidRPr="007D3CFB" w:rsidRDefault="0004531C" w:rsidP="005C587D">
            <w:pPr>
              <w:jc w:val="center"/>
              <w:rPr>
                <w:color w:val="FFFFFF" w:themeColor="background1"/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04531C" w:rsidRPr="00076453" w:rsidTr="00387402">
        <w:trPr>
          <w:jc w:val="center"/>
        </w:trPr>
        <w:tc>
          <w:tcPr>
            <w:tcW w:w="1170" w:type="dxa"/>
            <w:vAlign w:val="center"/>
          </w:tcPr>
          <w:p w:rsidR="0004531C" w:rsidRPr="007D3CFB" w:rsidRDefault="001E172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1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8064A2" w:themeFill="accent4"/>
            <w:vAlign w:val="center"/>
          </w:tcPr>
          <w:p w:rsidR="0004531C" w:rsidRPr="007D3CFB" w:rsidRDefault="007D3CFB" w:rsidP="005C587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42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04531C" w:rsidRPr="00076453" w:rsidTr="00387402">
        <w:trPr>
          <w:jc w:val="center"/>
        </w:trPr>
        <w:tc>
          <w:tcPr>
            <w:tcW w:w="1170" w:type="dxa"/>
            <w:vAlign w:val="center"/>
          </w:tcPr>
          <w:p w:rsidR="0004531C" w:rsidRPr="007D3CFB" w:rsidRDefault="0004531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2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:rsidR="0004531C" w:rsidRPr="007D3CFB" w:rsidRDefault="001E172C" w:rsidP="005C587D">
            <w:pPr>
              <w:jc w:val="center"/>
              <w:rPr>
                <w:sz w:val="16"/>
                <w:szCs w:val="16"/>
              </w:rPr>
            </w:pPr>
            <w:r w:rsidRPr="007D3CFB">
              <w:rPr>
                <w:sz w:val="16"/>
                <w:szCs w:val="16"/>
              </w:rPr>
              <w:t>30</w:t>
            </w: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04531C" w:rsidRPr="00076453" w:rsidTr="00387402">
        <w:trPr>
          <w:jc w:val="center"/>
        </w:trPr>
        <w:tc>
          <w:tcPr>
            <w:tcW w:w="1170" w:type="dxa"/>
            <w:vAlign w:val="center"/>
          </w:tcPr>
          <w:p w:rsidR="0004531C" w:rsidRPr="007D3CFB" w:rsidRDefault="0004531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3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4F81BD" w:themeFill="accent1"/>
            <w:vAlign w:val="center"/>
          </w:tcPr>
          <w:p w:rsidR="0004531C" w:rsidRPr="007D3CFB" w:rsidRDefault="001E172C" w:rsidP="005C587D">
            <w:pPr>
              <w:jc w:val="center"/>
              <w:rPr>
                <w:sz w:val="16"/>
                <w:szCs w:val="16"/>
              </w:rPr>
            </w:pPr>
            <w:r w:rsidRPr="007D3CFB">
              <w:rPr>
                <w:sz w:val="16"/>
                <w:szCs w:val="16"/>
              </w:rPr>
              <w:t>15</w:t>
            </w:r>
          </w:p>
        </w:tc>
        <w:tc>
          <w:tcPr>
            <w:tcW w:w="42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1E172C" w:rsidRPr="00076453" w:rsidTr="004F6581">
        <w:trPr>
          <w:jc w:val="center"/>
        </w:trPr>
        <w:tc>
          <w:tcPr>
            <w:tcW w:w="1170" w:type="dxa"/>
            <w:vAlign w:val="center"/>
          </w:tcPr>
          <w:p w:rsidR="001E172C" w:rsidRPr="007D3CFB" w:rsidRDefault="001E172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4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4F81BD" w:themeFill="accent1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  <w:r w:rsidRPr="007D3CFB">
              <w:rPr>
                <w:sz w:val="16"/>
                <w:szCs w:val="16"/>
              </w:rPr>
              <w:t>30</w:t>
            </w: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04531C" w:rsidTr="004F6581">
        <w:trPr>
          <w:jc w:val="center"/>
        </w:trPr>
        <w:tc>
          <w:tcPr>
            <w:tcW w:w="1170" w:type="dxa"/>
            <w:vAlign w:val="center"/>
          </w:tcPr>
          <w:p w:rsidR="0004531C" w:rsidRPr="007D3CFB" w:rsidRDefault="0004531C" w:rsidP="005C587D">
            <w:pPr>
              <w:jc w:val="center"/>
              <w:rPr>
                <w:b/>
                <w:sz w:val="16"/>
              </w:rPr>
            </w:pPr>
            <w:r w:rsidRPr="007D3CFB">
              <w:rPr>
                <w:b/>
                <w:sz w:val="16"/>
              </w:rPr>
              <w:t>v2.4.0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00B050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04531C" w:rsidRPr="00076453" w:rsidTr="00387402">
        <w:trPr>
          <w:jc w:val="center"/>
        </w:trPr>
        <w:tc>
          <w:tcPr>
            <w:tcW w:w="1170" w:type="dxa"/>
            <w:vAlign w:val="center"/>
          </w:tcPr>
          <w:p w:rsidR="0004531C" w:rsidRPr="007D3CFB" w:rsidRDefault="0004531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1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8064A2" w:themeFill="accent4"/>
            <w:vAlign w:val="center"/>
          </w:tcPr>
          <w:p w:rsidR="0004531C" w:rsidRPr="007D3CFB" w:rsidRDefault="001E172C" w:rsidP="005C587D">
            <w:pPr>
              <w:jc w:val="center"/>
              <w:rPr>
                <w:sz w:val="16"/>
                <w:szCs w:val="16"/>
              </w:rPr>
            </w:pPr>
            <w:r w:rsidRPr="007D3CFB">
              <w:rPr>
                <w:sz w:val="16"/>
                <w:szCs w:val="16"/>
              </w:rPr>
              <w:t>31</w:t>
            </w:r>
          </w:p>
        </w:tc>
        <w:tc>
          <w:tcPr>
            <w:tcW w:w="39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04531C" w:rsidRPr="00076453" w:rsidTr="00387402">
        <w:trPr>
          <w:jc w:val="center"/>
        </w:trPr>
        <w:tc>
          <w:tcPr>
            <w:tcW w:w="1170" w:type="dxa"/>
            <w:vAlign w:val="center"/>
          </w:tcPr>
          <w:p w:rsidR="0004531C" w:rsidRPr="007D3CFB" w:rsidRDefault="0004531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2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04531C" w:rsidRPr="00076453" w:rsidTr="00387402">
        <w:trPr>
          <w:jc w:val="center"/>
        </w:trPr>
        <w:tc>
          <w:tcPr>
            <w:tcW w:w="1170" w:type="dxa"/>
            <w:vAlign w:val="center"/>
          </w:tcPr>
          <w:p w:rsidR="0004531C" w:rsidRPr="007D3CFB" w:rsidRDefault="0004531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3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tcBorders>
              <w:bottom w:val="single" w:sz="4" w:space="0" w:color="auto"/>
            </w:tcBorders>
            <w:shd w:val="clear" w:color="auto" w:fill="4F81BD" w:themeFill="accent1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4F81BD" w:themeFill="accent1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04531C" w:rsidRPr="00076453" w:rsidTr="00AF5E21">
        <w:trPr>
          <w:jc w:val="center"/>
        </w:trPr>
        <w:tc>
          <w:tcPr>
            <w:tcW w:w="1170" w:type="dxa"/>
            <w:tcBorders>
              <w:bottom w:val="single" w:sz="4" w:space="0" w:color="auto"/>
            </w:tcBorders>
            <w:vAlign w:val="center"/>
          </w:tcPr>
          <w:p w:rsidR="0004531C" w:rsidRPr="007D3CFB" w:rsidRDefault="0004531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4</w:t>
            </w: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tcBorders>
              <w:bottom w:val="single" w:sz="4" w:space="0" w:color="auto"/>
            </w:tcBorders>
            <w:shd w:val="clear" w:color="auto" w:fill="4F81BD" w:themeFill="accent1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4F81BD" w:themeFill="accent1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AF5E21" w:rsidTr="00AF5E21">
        <w:trPr>
          <w:jc w:val="center"/>
        </w:trPr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b/>
                <w:sz w:val="16"/>
              </w:rPr>
            </w:pPr>
            <w:r w:rsidRPr="007D3CFB">
              <w:rPr>
                <w:b/>
                <w:sz w:val="16"/>
              </w:rPr>
              <w:t>v2.5.0</w:t>
            </w:r>
          </w:p>
        </w:tc>
        <w:tc>
          <w:tcPr>
            <w:tcW w:w="390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00B050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04531C" w:rsidRPr="00076453" w:rsidTr="00387402">
        <w:trPr>
          <w:jc w:val="center"/>
        </w:trPr>
        <w:tc>
          <w:tcPr>
            <w:tcW w:w="1170" w:type="dxa"/>
            <w:vAlign w:val="center"/>
          </w:tcPr>
          <w:p w:rsidR="0004531C" w:rsidRPr="007D3CFB" w:rsidRDefault="0004531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1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8064A2" w:themeFill="accent4"/>
            <w:vAlign w:val="center"/>
          </w:tcPr>
          <w:p w:rsidR="0004531C" w:rsidRPr="007D3CFB" w:rsidRDefault="001E172C" w:rsidP="005C587D">
            <w:pPr>
              <w:jc w:val="center"/>
              <w:rPr>
                <w:sz w:val="16"/>
                <w:szCs w:val="16"/>
              </w:rPr>
            </w:pPr>
            <w:r w:rsidRPr="007D3CFB">
              <w:rPr>
                <w:sz w:val="16"/>
                <w:szCs w:val="16"/>
              </w:rPr>
              <w:t>30</w:t>
            </w: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04531C" w:rsidRPr="00076453" w:rsidTr="00387402">
        <w:trPr>
          <w:jc w:val="center"/>
        </w:trPr>
        <w:tc>
          <w:tcPr>
            <w:tcW w:w="1170" w:type="dxa"/>
            <w:vAlign w:val="center"/>
          </w:tcPr>
          <w:p w:rsidR="0004531C" w:rsidRPr="007D3CFB" w:rsidRDefault="0004531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2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04531C" w:rsidRPr="00076453" w:rsidTr="00387402">
        <w:trPr>
          <w:jc w:val="center"/>
        </w:trPr>
        <w:tc>
          <w:tcPr>
            <w:tcW w:w="1170" w:type="dxa"/>
            <w:vAlign w:val="center"/>
          </w:tcPr>
          <w:p w:rsidR="0004531C" w:rsidRPr="007D3CFB" w:rsidRDefault="0004531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3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4F81BD" w:themeFill="accent1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4F81BD" w:themeFill="accent1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1E172C" w:rsidRPr="00076453" w:rsidTr="00387402">
        <w:trPr>
          <w:jc w:val="center"/>
        </w:trPr>
        <w:tc>
          <w:tcPr>
            <w:tcW w:w="1170" w:type="dxa"/>
            <w:vAlign w:val="center"/>
          </w:tcPr>
          <w:p w:rsidR="001E172C" w:rsidRPr="007D3CFB" w:rsidRDefault="001E172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4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4F81BD" w:themeFill="accent1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4F81BD" w:themeFill="accent1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bookmarkStart w:id="4" w:name="_GoBack"/>
        <w:bookmarkEnd w:id="4"/>
      </w:tr>
      <w:tr w:rsidR="001E172C" w:rsidRPr="00076453" w:rsidTr="00387402">
        <w:trPr>
          <w:jc w:val="center"/>
        </w:trPr>
        <w:tc>
          <w:tcPr>
            <w:tcW w:w="1170" w:type="dxa"/>
            <w:vAlign w:val="center"/>
          </w:tcPr>
          <w:p w:rsidR="001E172C" w:rsidRPr="007D3CFB" w:rsidRDefault="001E172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5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8064A2" w:themeFill="accent4"/>
            <w:vAlign w:val="center"/>
          </w:tcPr>
          <w:p w:rsidR="001E172C" w:rsidRPr="007D3CFB" w:rsidRDefault="00387402" w:rsidP="005C587D">
            <w:pPr>
              <w:jc w:val="center"/>
              <w:rPr>
                <w:sz w:val="16"/>
                <w:szCs w:val="16"/>
              </w:rPr>
            </w:pPr>
            <w:r w:rsidRPr="007D3CFB">
              <w:rPr>
                <w:sz w:val="16"/>
                <w:szCs w:val="16"/>
              </w:rPr>
              <w:t>30</w:t>
            </w: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1E172C" w:rsidRPr="00076453" w:rsidTr="00387402">
        <w:trPr>
          <w:jc w:val="center"/>
        </w:trPr>
        <w:tc>
          <w:tcPr>
            <w:tcW w:w="1170" w:type="dxa"/>
            <w:vAlign w:val="center"/>
          </w:tcPr>
          <w:p w:rsidR="001E172C" w:rsidRPr="007D3CFB" w:rsidRDefault="001E172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6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1E172C" w:rsidRPr="00076453" w:rsidTr="00387402">
        <w:trPr>
          <w:jc w:val="center"/>
        </w:trPr>
        <w:tc>
          <w:tcPr>
            <w:tcW w:w="1170" w:type="dxa"/>
            <w:vAlign w:val="center"/>
          </w:tcPr>
          <w:p w:rsidR="001E172C" w:rsidRPr="007D3CFB" w:rsidRDefault="001E172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7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4F81BD" w:themeFill="accent1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4F81BD" w:themeFill="accent1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1E172C" w:rsidRPr="00076453" w:rsidTr="00AF5E21">
        <w:trPr>
          <w:jc w:val="center"/>
        </w:trPr>
        <w:tc>
          <w:tcPr>
            <w:tcW w:w="1170" w:type="dxa"/>
            <w:tcBorders>
              <w:bottom w:val="single" w:sz="4" w:space="0" w:color="auto"/>
            </w:tcBorders>
            <w:vAlign w:val="center"/>
          </w:tcPr>
          <w:p w:rsidR="001E172C" w:rsidRPr="007D3CFB" w:rsidRDefault="001E172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8</w:t>
            </w: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tcBorders>
              <w:bottom w:val="single" w:sz="4" w:space="0" w:color="auto"/>
            </w:tcBorders>
            <w:shd w:val="clear" w:color="auto" w:fill="4F81BD" w:themeFill="accent1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4F81BD" w:themeFill="accent1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AF5E21" w:rsidTr="00AF5E21">
        <w:trPr>
          <w:jc w:val="center"/>
        </w:trPr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b/>
                <w:sz w:val="16"/>
              </w:rPr>
            </w:pPr>
            <w:r w:rsidRPr="007D3CFB">
              <w:rPr>
                <w:b/>
                <w:sz w:val="16"/>
              </w:rPr>
              <w:t>v2.6.0</w:t>
            </w:r>
          </w:p>
        </w:tc>
        <w:tc>
          <w:tcPr>
            <w:tcW w:w="390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D9D9D9" w:themeFill="background1" w:themeFillShade="D9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00B050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04531C" w:rsidRPr="00076453" w:rsidTr="001805BC">
        <w:trPr>
          <w:jc w:val="center"/>
        </w:trPr>
        <w:tc>
          <w:tcPr>
            <w:tcW w:w="1170" w:type="dxa"/>
            <w:vAlign w:val="center"/>
          </w:tcPr>
          <w:p w:rsidR="0004531C" w:rsidRPr="007D3CFB" w:rsidRDefault="0004531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1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tcBorders>
              <w:bottom w:val="single" w:sz="4" w:space="0" w:color="auto"/>
            </w:tcBorders>
            <w:shd w:val="clear" w:color="auto" w:fill="C0504D" w:themeFill="accent2"/>
            <w:vAlign w:val="center"/>
          </w:tcPr>
          <w:p w:rsidR="0004531C" w:rsidRPr="007D3CFB" w:rsidRDefault="000C14DE" w:rsidP="005C587D">
            <w:pPr>
              <w:jc w:val="center"/>
              <w:rPr>
                <w:sz w:val="16"/>
                <w:szCs w:val="16"/>
              </w:rPr>
            </w:pPr>
            <w:r w:rsidRPr="007D3CFB">
              <w:rPr>
                <w:sz w:val="16"/>
                <w:szCs w:val="16"/>
              </w:rPr>
              <w:t>25</w:t>
            </w:r>
          </w:p>
        </w:tc>
        <w:tc>
          <w:tcPr>
            <w:tcW w:w="427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04531C" w:rsidRPr="00076453" w:rsidTr="001805BC">
        <w:trPr>
          <w:jc w:val="center"/>
        </w:trPr>
        <w:tc>
          <w:tcPr>
            <w:tcW w:w="1170" w:type="dxa"/>
            <w:vAlign w:val="center"/>
          </w:tcPr>
          <w:p w:rsidR="0004531C" w:rsidRPr="007D3CFB" w:rsidRDefault="0004531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2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8064A2" w:themeFill="accent4"/>
            <w:vAlign w:val="center"/>
          </w:tcPr>
          <w:p w:rsidR="0004531C" w:rsidRPr="007D3CFB" w:rsidRDefault="000C14DE" w:rsidP="005C587D">
            <w:pPr>
              <w:jc w:val="center"/>
              <w:rPr>
                <w:sz w:val="16"/>
                <w:szCs w:val="16"/>
              </w:rPr>
            </w:pPr>
            <w:r w:rsidRPr="007D3CFB">
              <w:rPr>
                <w:sz w:val="16"/>
                <w:szCs w:val="16"/>
              </w:rPr>
              <w:t>31</w:t>
            </w:r>
          </w:p>
        </w:tc>
        <w:tc>
          <w:tcPr>
            <w:tcW w:w="427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04531C" w:rsidRPr="00076453" w:rsidTr="001805BC">
        <w:trPr>
          <w:jc w:val="center"/>
        </w:trPr>
        <w:tc>
          <w:tcPr>
            <w:tcW w:w="1170" w:type="dxa"/>
            <w:vAlign w:val="center"/>
          </w:tcPr>
          <w:p w:rsidR="0004531C" w:rsidRPr="007D3CFB" w:rsidRDefault="0004531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3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C0504D" w:themeFill="accent2"/>
            <w:vAlign w:val="center"/>
          </w:tcPr>
          <w:p w:rsidR="0004531C" w:rsidRPr="007D3CFB" w:rsidRDefault="000C14DE" w:rsidP="005C587D">
            <w:pPr>
              <w:jc w:val="center"/>
              <w:rPr>
                <w:sz w:val="16"/>
                <w:szCs w:val="16"/>
              </w:rPr>
            </w:pPr>
            <w:r w:rsidRPr="007D3CFB">
              <w:rPr>
                <w:sz w:val="16"/>
                <w:szCs w:val="16"/>
              </w:rPr>
              <w:t>30</w:t>
            </w: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04531C" w:rsidRPr="007D3CFB" w:rsidRDefault="0004531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1E172C" w:rsidRPr="00076453" w:rsidTr="001805BC">
        <w:trPr>
          <w:jc w:val="center"/>
        </w:trPr>
        <w:tc>
          <w:tcPr>
            <w:tcW w:w="1170" w:type="dxa"/>
            <w:vAlign w:val="center"/>
          </w:tcPr>
          <w:p w:rsidR="001E172C" w:rsidRPr="007D3CFB" w:rsidRDefault="001E172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4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C0504D" w:themeFill="accent2"/>
            <w:vAlign w:val="center"/>
          </w:tcPr>
          <w:p w:rsidR="001E172C" w:rsidRPr="007D3CFB" w:rsidRDefault="00387402" w:rsidP="005C587D">
            <w:pPr>
              <w:jc w:val="center"/>
              <w:rPr>
                <w:sz w:val="16"/>
                <w:szCs w:val="16"/>
              </w:rPr>
            </w:pPr>
            <w:r w:rsidRPr="007D3CFB">
              <w:rPr>
                <w:sz w:val="16"/>
                <w:szCs w:val="16"/>
              </w:rPr>
              <w:t>15</w:t>
            </w: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1E172C" w:rsidRPr="00076453" w:rsidTr="00387402">
        <w:trPr>
          <w:jc w:val="center"/>
        </w:trPr>
        <w:tc>
          <w:tcPr>
            <w:tcW w:w="1170" w:type="dxa"/>
            <w:vAlign w:val="center"/>
          </w:tcPr>
          <w:p w:rsidR="001E172C" w:rsidRPr="007D3CFB" w:rsidRDefault="001E172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5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8064A2" w:themeFill="accent4"/>
            <w:vAlign w:val="center"/>
          </w:tcPr>
          <w:p w:rsidR="001E172C" w:rsidRPr="007D3CFB" w:rsidRDefault="00387402" w:rsidP="005C587D">
            <w:pPr>
              <w:jc w:val="center"/>
              <w:rPr>
                <w:sz w:val="16"/>
                <w:szCs w:val="16"/>
              </w:rPr>
            </w:pPr>
            <w:r w:rsidRPr="007D3CFB">
              <w:rPr>
                <w:sz w:val="16"/>
                <w:szCs w:val="16"/>
              </w:rPr>
              <w:t>31</w:t>
            </w:r>
          </w:p>
        </w:tc>
        <w:tc>
          <w:tcPr>
            <w:tcW w:w="39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1E172C" w:rsidRPr="00076453" w:rsidTr="001805BC">
        <w:trPr>
          <w:jc w:val="center"/>
        </w:trPr>
        <w:tc>
          <w:tcPr>
            <w:tcW w:w="1170" w:type="dxa"/>
            <w:vAlign w:val="center"/>
          </w:tcPr>
          <w:p w:rsidR="001E172C" w:rsidRPr="007D3CFB" w:rsidRDefault="001E172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6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1E172C" w:rsidRPr="00076453" w:rsidTr="001805BC">
        <w:trPr>
          <w:jc w:val="center"/>
        </w:trPr>
        <w:tc>
          <w:tcPr>
            <w:tcW w:w="1170" w:type="dxa"/>
            <w:vAlign w:val="center"/>
          </w:tcPr>
          <w:p w:rsidR="001E172C" w:rsidRPr="007D3CFB" w:rsidRDefault="001E172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7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C0504D" w:themeFill="accent2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C0504D" w:themeFill="accent2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1E172C" w:rsidRPr="00076453" w:rsidTr="00387402">
        <w:trPr>
          <w:jc w:val="center"/>
        </w:trPr>
        <w:tc>
          <w:tcPr>
            <w:tcW w:w="1170" w:type="dxa"/>
            <w:vAlign w:val="center"/>
          </w:tcPr>
          <w:p w:rsidR="001E172C" w:rsidRPr="007D3CFB" w:rsidRDefault="001E172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8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8064A2" w:themeFill="accent4"/>
            <w:vAlign w:val="center"/>
          </w:tcPr>
          <w:p w:rsidR="001E172C" w:rsidRPr="007D3CFB" w:rsidRDefault="00387402" w:rsidP="005C587D">
            <w:pPr>
              <w:jc w:val="center"/>
              <w:rPr>
                <w:sz w:val="16"/>
                <w:szCs w:val="16"/>
              </w:rPr>
            </w:pPr>
            <w:r w:rsidRPr="007D3CFB">
              <w:rPr>
                <w:sz w:val="16"/>
                <w:szCs w:val="16"/>
              </w:rPr>
              <w:t>31</w:t>
            </w: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1E172C" w:rsidRPr="00076453" w:rsidTr="00387402">
        <w:trPr>
          <w:jc w:val="center"/>
        </w:trPr>
        <w:tc>
          <w:tcPr>
            <w:tcW w:w="1170" w:type="dxa"/>
            <w:vAlign w:val="center"/>
          </w:tcPr>
          <w:p w:rsidR="001E172C" w:rsidRPr="007D3CFB" w:rsidRDefault="001E172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9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1E172C" w:rsidRPr="00076453" w:rsidTr="00387402">
        <w:trPr>
          <w:jc w:val="center"/>
        </w:trPr>
        <w:tc>
          <w:tcPr>
            <w:tcW w:w="1170" w:type="dxa"/>
            <w:vAlign w:val="center"/>
          </w:tcPr>
          <w:p w:rsidR="001E172C" w:rsidRPr="007D3CFB" w:rsidRDefault="001E172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10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4F81BD" w:themeFill="accent1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4F81BD" w:themeFill="accent1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</w:tr>
      <w:tr w:rsidR="001E172C" w:rsidRPr="00076453" w:rsidTr="00387402">
        <w:trPr>
          <w:jc w:val="center"/>
        </w:trPr>
        <w:tc>
          <w:tcPr>
            <w:tcW w:w="1170" w:type="dxa"/>
            <w:vAlign w:val="center"/>
          </w:tcPr>
          <w:p w:rsidR="001E172C" w:rsidRPr="007D3CFB" w:rsidRDefault="001E172C" w:rsidP="001E172C">
            <w:pPr>
              <w:jc w:val="center"/>
              <w:rPr>
                <w:b/>
                <w:sz w:val="16"/>
                <w:szCs w:val="20"/>
              </w:rPr>
            </w:pPr>
            <w:r w:rsidRPr="007D3CFB">
              <w:rPr>
                <w:b/>
                <w:sz w:val="16"/>
                <w:szCs w:val="20"/>
              </w:rPr>
              <w:t>11</w:t>
            </w: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4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7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2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1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8" w:type="dxa"/>
            <w:shd w:val="clear" w:color="auto" w:fill="auto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4F81BD" w:themeFill="accent1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9" w:type="dxa"/>
            <w:shd w:val="clear" w:color="auto" w:fill="4F81BD" w:themeFill="accent1"/>
            <w:vAlign w:val="center"/>
          </w:tcPr>
          <w:p w:rsidR="001E172C" w:rsidRPr="007D3CFB" w:rsidRDefault="001E172C" w:rsidP="005C587D">
            <w:pPr>
              <w:jc w:val="center"/>
              <w:rPr>
                <w:sz w:val="16"/>
                <w:szCs w:val="16"/>
              </w:rPr>
            </w:pPr>
          </w:p>
        </w:tc>
      </w:tr>
    </w:tbl>
    <w:p w:rsidR="00025888" w:rsidRDefault="00025888" w:rsidP="007B0ECB">
      <w:pPr>
        <w:jc w:val="both"/>
      </w:pPr>
    </w:p>
    <w:p w:rsidR="0004531C" w:rsidRDefault="0004531C" w:rsidP="007B0ECB">
      <w:pPr>
        <w:jc w:val="both"/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8"/>
        <w:gridCol w:w="5681"/>
      </w:tblGrid>
      <w:tr w:rsidR="0004531C" w:rsidTr="007D3CFB">
        <w:trPr>
          <w:jc w:val="center"/>
        </w:trPr>
        <w:tc>
          <w:tcPr>
            <w:tcW w:w="60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4531C" w:rsidRDefault="0004531C" w:rsidP="005C587D">
            <w:pPr>
              <w:jc w:val="both"/>
            </w:pPr>
            <w:r>
              <w:t>Legenda:</w:t>
            </w:r>
          </w:p>
        </w:tc>
      </w:tr>
      <w:tr w:rsidR="0004531C" w:rsidTr="007D3CFB">
        <w:trPr>
          <w:jc w:val="center"/>
        </w:trPr>
        <w:tc>
          <w:tcPr>
            <w:tcW w:w="378" w:type="dxa"/>
            <w:tcBorders>
              <w:bottom w:val="single" w:sz="4" w:space="0" w:color="auto"/>
            </w:tcBorders>
            <w:shd w:val="clear" w:color="auto" w:fill="00B050"/>
          </w:tcPr>
          <w:p w:rsidR="0004531C" w:rsidRDefault="0004531C" w:rsidP="005C587D">
            <w:pPr>
              <w:jc w:val="both"/>
            </w:pPr>
          </w:p>
        </w:tc>
        <w:tc>
          <w:tcPr>
            <w:tcW w:w="5681" w:type="dxa"/>
          </w:tcPr>
          <w:p w:rsidR="0004531C" w:rsidRDefault="0004531C" w:rsidP="005C587D">
            <w:pPr>
              <w:jc w:val="both"/>
            </w:pPr>
            <w:r>
              <w:t>Estimativa da entrega</w:t>
            </w:r>
            <w:r w:rsidR="0091543D">
              <w:t xml:space="preserve"> da versão</w:t>
            </w:r>
          </w:p>
        </w:tc>
      </w:tr>
      <w:tr w:rsidR="0004531C" w:rsidTr="007D3CFB">
        <w:trPr>
          <w:jc w:val="center"/>
        </w:trPr>
        <w:tc>
          <w:tcPr>
            <w:tcW w:w="378" w:type="dxa"/>
            <w:shd w:val="clear" w:color="auto" w:fill="8064A2" w:themeFill="accent4"/>
          </w:tcPr>
          <w:p w:rsidR="0004531C" w:rsidRDefault="0004531C" w:rsidP="005C587D">
            <w:pPr>
              <w:jc w:val="both"/>
            </w:pPr>
          </w:p>
        </w:tc>
        <w:tc>
          <w:tcPr>
            <w:tcW w:w="5681" w:type="dxa"/>
          </w:tcPr>
          <w:p w:rsidR="0004531C" w:rsidRDefault="0004531C" w:rsidP="00387402">
            <w:pPr>
              <w:jc w:val="both"/>
            </w:pPr>
            <w:r>
              <w:t>Atividades relacionadas com a versão</w:t>
            </w:r>
            <w:r w:rsidR="00387402">
              <w:t xml:space="preserve"> (João)</w:t>
            </w:r>
          </w:p>
        </w:tc>
      </w:tr>
      <w:tr w:rsidR="00387402" w:rsidTr="007D3CFB">
        <w:trPr>
          <w:jc w:val="center"/>
        </w:trPr>
        <w:tc>
          <w:tcPr>
            <w:tcW w:w="378" w:type="dxa"/>
            <w:tcBorders>
              <w:bottom w:val="single" w:sz="4" w:space="0" w:color="auto"/>
            </w:tcBorders>
            <w:shd w:val="clear" w:color="auto" w:fill="FFC000"/>
          </w:tcPr>
          <w:p w:rsidR="00387402" w:rsidRDefault="00387402" w:rsidP="005C587D">
            <w:pPr>
              <w:jc w:val="both"/>
            </w:pPr>
          </w:p>
        </w:tc>
        <w:tc>
          <w:tcPr>
            <w:tcW w:w="5681" w:type="dxa"/>
          </w:tcPr>
          <w:p w:rsidR="00387402" w:rsidRDefault="00387402" w:rsidP="005C587D">
            <w:pPr>
              <w:jc w:val="both"/>
            </w:pPr>
            <w:r>
              <w:t>Atividades relacionadas com a versão (Sapucci</w:t>
            </w:r>
            <w:r w:rsidR="007D3CFB">
              <w:t>/todos</w:t>
            </w:r>
            <w:r>
              <w:t>)</w:t>
            </w:r>
          </w:p>
        </w:tc>
      </w:tr>
      <w:tr w:rsidR="00387402" w:rsidTr="007D3CFB">
        <w:trPr>
          <w:jc w:val="center"/>
        </w:trPr>
        <w:tc>
          <w:tcPr>
            <w:tcW w:w="378" w:type="dxa"/>
            <w:tcBorders>
              <w:bottom w:val="single" w:sz="4" w:space="0" w:color="auto"/>
            </w:tcBorders>
            <w:shd w:val="clear" w:color="auto" w:fill="4F81BD" w:themeFill="accent1"/>
          </w:tcPr>
          <w:p w:rsidR="00387402" w:rsidRDefault="00387402" w:rsidP="005C587D">
            <w:pPr>
              <w:jc w:val="both"/>
            </w:pPr>
          </w:p>
        </w:tc>
        <w:tc>
          <w:tcPr>
            <w:tcW w:w="5681" w:type="dxa"/>
          </w:tcPr>
          <w:p w:rsidR="00387402" w:rsidRDefault="00387402" w:rsidP="005C587D">
            <w:pPr>
              <w:jc w:val="both"/>
            </w:pPr>
            <w:r>
              <w:t>Atividades relacionadas com a versão (Enver)</w:t>
            </w:r>
          </w:p>
        </w:tc>
      </w:tr>
      <w:tr w:rsidR="00387402" w:rsidTr="007D3CFB">
        <w:trPr>
          <w:jc w:val="center"/>
        </w:trPr>
        <w:tc>
          <w:tcPr>
            <w:tcW w:w="378" w:type="dxa"/>
            <w:shd w:val="clear" w:color="auto" w:fill="C0504D" w:themeFill="accent2"/>
          </w:tcPr>
          <w:p w:rsidR="00387402" w:rsidRDefault="00387402" w:rsidP="005C587D">
            <w:pPr>
              <w:jc w:val="both"/>
            </w:pPr>
          </w:p>
        </w:tc>
        <w:tc>
          <w:tcPr>
            <w:tcW w:w="5681" w:type="dxa"/>
          </w:tcPr>
          <w:p w:rsidR="00387402" w:rsidRDefault="00387402" w:rsidP="005C587D">
            <w:pPr>
              <w:jc w:val="both"/>
            </w:pPr>
            <w:r>
              <w:t>Atividades relacionadas com a versão (Carlos)</w:t>
            </w:r>
          </w:p>
        </w:tc>
      </w:tr>
    </w:tbl>
    <w:p w:rsidR="0004531C" w:rsidRPr="007B0ECB" w:rsidRDefault="0004531C" w:rsidP="007B0ECB">
      <w:pPr>
        <w:jc w:val="both"/>
      </w:pPr>
    </w:p>
    <w:p w:rsidR="00025888" w:rsidRPr="007B0ECB" w:rsidRDefault="00B9786D" w:rsidP="002F6D36">
      <w:pPr>
        <w:jc w:val="center"/>
      </w:pPr>
      <w:r w:rsidRPr="007B0ECB">
        <w:rPr>
          <w:noProof/>
        </w:rPr>
        <w:drawing>
          <wp:inline distT="0" distB="0" distL="0" distR="0">
            <wp:extent cx="5038299" cy="3821452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ajamento_2022_SMN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61" cy="38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88" w:rsidRPr="007B0ECB" w:rsidRDefault="00025888" w:rsidP="007B0ECB">
      <w:pPr>
        <w:jc w:val="both"/>
      </w:pPr>
    </w:p>
    <w:p w:rsidR="00BF6BA8" w:rsidRPr="007B0ECB" w:rsidRDefault="00BF6BA8" w:rsidP="007B0ECB">
      <w:pPr>
        <w:jc w:val="both"/>
      </w:pPr>
    </w:p>
    <w:p w:rsidR="00BF6BA8" w:rsidRPr="007B0ECB" w:rsidRDefault="00BF6BA8" w:rsidP="007B0ECB">
      <w:pPr>
        <w:jc w:val="both"/>
      </w:pPr>
    </w:p>
    <w:p w:rsidR="00BF6BA8" w:rsidRPr="007B0ECB" w:rsidRDefault="00BF6BA8" w:rsidP="007B0ECB">
      <w:pPr>
        <w:jc w:val="both"/>
      </w:pPr>
    </w:p>
    <w:sectPr w:rsidR="00BF6BA8" w:rsidRPr="007B0ECB" w:rsidSect="007B0ECB">
      <w:footerReference w:type="default" r:id="rId10"/>
      <w:pgSz w:w="11909" w:h="16834" w:code="9"/>
      <w:pgMar w:top="1417" w:right="1701" w:bottom="1417" w:left="1701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564A" w:rsidRDefault="007D564A">
      <w:pPr>
        <w:spacing w:line="240" w:lineRule="auto"/>
      </w:pPr>
      <w:r>
        <w:separator/>
      </w:r>
    </w:p>
  </w:endnote>
  <w:endnote w:type="continuationSeparator" w:id="0">
    <w:p w:rsidR="007D564A" w:rsidRDefault="007D56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677885"/>
      <w:docPartObj>
        <w:docPartGallery w:val="Page Numbers (Bottom of Page)"/>
        <w:docPartUnique/>
      </w:docPartObj>
    </w:sdtPr>
    <w:sdtEndPr/>
    <w:sdtContent>
      <w:p w:rsidR="008561F3" w:rsidRDefault="008561F3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19F2">
          <w:rPr>
            <w:noProof/>
          </w:rPr>
          <w:t>1</w:t>
        </w:r>
        <w:r>
          <w:fldChar w:fldCharType="end"/>
        </w:r>
      </w:p>
    </w:sdtContent>
  </w:sdt>
  <w:p w:rsidR="008561F3" w:rsidRDefault="008561F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564A" w:rsidRDefault="007D564A">
      <w:pPr>
        <w:spacing w:line="240" w:lineRule="auto"/>
      </w:pPr>
      <w:r>
        <w:separator/>
      </w:r>
    </w:p>
  </w:footnote>
  <w:footnote w:type="continuationSeparator" w:id="0">
    <w:p w:rsidR="007D564A" w:rsidRDefault="007D564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7507D"/>
    <w:multiLevelType w:val="multilevel"/>
    <w:tmpl w:val="0C208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5B51DE1"/>
    <w:multiLevelType w:val="hybridMultilevel"/>
    <w:tmpl w:val="E1E6B5D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005C7C"/>
    <w:multiLevelType w:val="multilevel"/>
    <w:tmpl w:val="B7105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B753F09"/>
    <w:multiLevelType w:val="multilevel"/>
    <w:tmpl w:val="088068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290528E"/>
    <w:multiLevelType w:val="multilevel"/>
    <w:tmpl w:val="AD24D6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nsid w:val="16480E2B"/>
    <w:multiLevelType w:val="multilevel"/>
    <w:tmpl w:val="7D8608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nsid w:val="16A15553"/>
    <w:multiLevelType w:val="hybridMultilevel"/>
    <w:tmpl w:val="20560EE2"/>
    <w:lvl w:ilvl="0" w:tplc="3C1ECE96">
      <w:start w:val="1"/>
      <w:numFmt w:val="decimalZero"/>
      <w:lvlText w:val="%1-"/>
      <w:lvlJc w:val="left"/>
      <w:pPr>
        <w:ind w:left="735" w:hanging="37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505D45"/>
    <w:multiLevelType w:val="multilevel"/>
    <w:tmpl w:val="E9E4815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nsid w:val="1A9B6E95"/>
    <w:multiLevelType w:val="multilevel"/>
    <w:tmpl w:val="52027A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nsid w:val="1CEE1753"/>
    <w:multiLevelType w:val="multilevel"/>
    <w:tmpl w:val="E8ACD1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202D0C64"/>
    <w:multiLevelType w:val="multilevel"/>
    <w:tmpl w:val="2378322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nsid w:val="25236747"/>
    <w:multiLevelType w:val="multilevel"/>
    <w:tmpl w:val="9A24F5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2AD621D7"/>
    <w:multiLevelType w:val="multilevel"/>
    <w:tmpl w:val="D17E57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30CC3078"/>
    <w:multiLevelType w:val="multilevel"/>
    <w:tmpl w:val="5E0451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3484582C"/>
    <w:multiLevelType w:val="hybridMultilevel"/>
    <w:tmpl w:val="669A821A"/>
    <w:lvl w:ilvl="0" w:tplc="0416000F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AA7FDE"/>
    <w:multiLevelType w:val="hybridMultilevel"/>
    <w:tmpl w:val="6C628414"/>
    <w:lvl w:ilvl="0" w:tplc="3C1ECE96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CDD2D4B"/>
    <w:multiLevelType w:val="multilevel"/>
    <w:tmpl w:val="C03EC1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nsid w:val="3DE12F7F"/>
    <w:multiLevelType w:val="multilevel"/>
    <w:tmpl w:val="B1E4FE6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nsid w:val="40F11FF7"/>
    <w:multiLevelType w:val="hybridMultilevel"/>
    <w:tmpl w:val="BE08BA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DC4524"/>
    <w:multiLevelType w:val="multilevel"/>
    <w:tmpl w:val="8FE4A5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nsid w:val="44954FA6"/>
    <w:multiLevelType w:val="multilevel"/>
    <w:tmpl w:val="94F26D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nsid w:val="453C4501"/>
    <w:multiLevelType w:val="multilevel"/>
    <w:tmpl w:val="E984FE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4C9E16CB"/>
    <w:multiLevelType w:val="multilevel"/>
    <w:tmpl w:val="50AC50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nsid w:val="4D822DF7"/>
    <w:multiLevelType w:val="hybridMultilevel"/>
    <w:tmpl w:val="13564E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0336D0D"/>
    <w:multiLevelType w:val="hybridMultilevel"/>
    <w:tmpl w:val="7110EB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DC5925"/>
    <w:multiLevelType w:val="hybridMultilevel"/>
    <w:tmpl w:val="9A789792"/>
    <w:lvl w:ilvl="0" w:tplc="0416000F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376F80"/>
    <w:multiLevelType w:val="hybridMultilevel"/>
    <w:tmpl w:val="194A86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82841B6"/>
    <w:multiLevelType w:val="hybridMultilevel"/>
    <w:tmpl w:val="06C4DBF0"/>
    <w:lvl w:ilvl="0" w:tplc="0416000F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D910C6"/>
    <w:multiLevelType w:val="multilevel"/>
    <w:tmpl w:val="686EC1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nsid w:val="5E05213C"/>
    <w:multiLevelType w:val="multilevel"/>
    <w:tmpl w:val="6C86E17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0">
    <w:nsid w:val="600C0068"/>
    <w:multiLevelType w:val="hybridMultilevel"/>
    <w:tmpl w:val="2E745FFE"/>
    <w:lvl w:ilvl="0" w:tplc="0416000F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DD51FA"/>
    <w:multiLevelType w:val="hybridMultilevel"/>
    <w:tmpl w:val="3452B368"/>
    <w:lvl w:ilvl="0" w:tplc="0416000F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28092B"/>
    <w:multiLevelType w:val="hybridMultilevel"/>
    <w:tmpl w:val="F490D6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9D154B3"/>
    <w:multiLevelType w:val="hybridMultilevel"/>
    <w:tmpl w:val="21DE9E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42C7CCF"/>
    <w:multiLevelType w:val="multilevel"/>
    <w:tmpl w:val="AEF0A03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21"/>
  </w:num>
  <w:num w:numId="2">
    <w:abstractNumId w:val="3"/>
  </w:num>
  <w:num w:numId="3">
    <w:abstractNumId w:val="10"/>
  </w:num>
  <w:num w:numId="4">
    <w:abstractNumId w:val="13"/>
  </w:num>
  <w:num w:numId="5">
    <w:abstractNumId w:val="4"/>
  </w:num>
  <w:num w:numId="6">
    <w:abstractNumId w:val="19"/>
  </w:num>
  <w:num w:numId="7">
    <w:abstractNumId w:val="22"/>
  </w:num>
  <w:num w:numId="8">
    <w:abstractNumId w:val="17"/>
  </w:num>
  <w:num w:numId="9">
    <w:abstractNumId w:val="9"/>
  </w:num>
  <w:num w:numId="10">
    <w:abstractNumId w:val="16"/>
  </w:num>
  <w:num w:numId="11">
    <w:abstractNumId w:val="12"/>
  </w:num>
  <w:num w:numId="12">
    <w:abstractNumId w:val="11"/>
  </w:num>
  <w:num w:numId="13">
    <w:abstractNumId w:val="8"/>
  </w:num>
  <w:num w:numId="14">
    <w:abstractNumId w:val="5"/>
  </w:num>
  <w:num w:numId="15">
    <w:abstractNumId w:val="7"/>
  </w:num>
  <w:num w:numId="16">
    <w:abstractNumId w:val="29"/>
  </w:num>
  <w:num w:numId="17">
    <w:abstractNumId w:val="20"/>
  </w:num>
  <w:num w:numId="18">
    <w:abstractNumId w:val="28"/>
  </w:num>
  <w:num w:numId="19">
    <w:abstractNumId w:val="0"/>
  </w:num>
  <w:num w:numId="20">
    <w:abstractNumId w:val="34"/>
  </w:num>
  <w:num w:numId="21">
    <w:abstractNumId w:val="2"/>
  </w:num>
  <w:num w:numId="22">
    <w:abstractNumId w:val="32"/>
  </w:num>
  <w:num w:numId="23">
    <w:abstractNumId w:val="1"/>
  </w:num>
  <w:num w:numId="24">
    <w:abstractNumId w:val="25"/>
  </w:num>
  <w:num w:numId="25">
    <w:abstractNumId w:val="6"/>
  </w:num>
  <w:num w:numId="26">
    <w:abstractNumId w:val="31"/>
  </w:num>
  <w:num w:numId="27">
    <w:abstractNumId w:val="26"/>
  </w:num>
  <w:num w:numId="28">
    <w:abstractNumId w:val="24"/>
  </w:num>
  <w:num w:numId="29">
    <w:abstractNumId w:val="15"/>
  </w:num>
  <w:num w:numId="30">
    <w:abstractNumId w:val="14"/>
  </w:num>
  <w:num w:numId="31">
    <w:abstractNumId w:val="33"/>
  </w:num>
  <w:num w:numId="32">
    <w:abstractNumId w:val="18"/>
  </w:num>
  <w:num w:numId="33">
    <w:abstractNumId w:val="27"/>
  </w:num>
  <w:num w:numId="34">
    <w:abstractNumId w:val="30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683"/>
    <w:rsid w:val="00025888"/>
    <w:rsid w:val="00042CAE"/>
    <w:rsid w:val="0004531C"/>
    <w:rsid w:val="00052803"/>
    <w:rsid w:val="00076453"/>
    <w:rsid w:val="000C14DE"/>
    <w:rsid w:val="000E19F2"/>
    <w:rsid w:val="0011715E"/>
    <w:rsid w:val="001805BC"/>
    <w:rsid w:val="001E172C"/>
    <w:rsid w:val="002663F8"/>
    <w:rsid w:val="002830A0"/>
    <w:rsid w:val="002E07E8"/>
    <w:rsid w:val="002F6D36"/>
    <w:rsid w:val="00360683"/>
    <w:rsid w:val="00387402"/>
    <w:rsid w:val="00415CD3"/>
    <w:rsid w:val="004B7EB6"/>
    <w:rsid w:val="004F6581"/>
    <w:rsid w:val="00653E9E"/>
    <w:rsid w:val="00657406"/>
    <w:rsid w:val="00691E28"/>
    <w:rsid w:val="006D7E7D"/>
    <w:rsid w:val="007115EB"/>
    <w:rsid w:val="00794D13"/>
    <w:rsid w:val="007B0ECB"/>
    <w:rsid w:val="007B52EF"/>
    <w:rsid w:val="007D3CFB"/>
    <w:rsid w:val="007D564A"/>
    <w:rsid w:val="008561F3"/>
    <w:rsid w:val="00872B22"/>
    <w:rsid w:val="0091543D"/>
    <w:rsid w:val="0096339A"/>
    <w:rsid w:val="00AB5D26"/>
    <w:rsid w:val="00AF5E21"/>
    <w:rsid w:val="00B82558"/>
    <w:rsid w:val="00B9786D"/>
    <w:rsid w:val="00BA6842"/>
    <w:rsid w:val="00BD285D"/>
    <w:rsid w:val="00BF3479"/>
    <w:rsid w:val="00BF6BA8"/>
    <w:rsid w:val="00C509CB"/>
    <w:rsid w:val="00C67AA7"/>
    <w:rsid w:val="00CE315A"/>
    <w:rsid w:val="00D47D73"/>
    <w:rsid w:val="00D52C7C"/>
    <w:rsid w:val="00DA1FB5"/>
    <w:rsid w:val="00DA5104"/>
    <w:rsid w:val="00DD1EB7"/>
    <w:rsid w:val="00E413B6"/>
    <w:rsid w:val="00F42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Cabealh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abealh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abealh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abealh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abealh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Cabealh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05280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5280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663F8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7B0ECB"/>
    <w:rPr>
      <w:color w:val="0000FF" w:themeColor="hyperlink"/>
      <w:u w:val="single"/>
    </w:rPr>
  </w:style>
  <w:style w:type="paragraph" w:styleId="Mapadodocumento">
    <w:name w:val="Document Map"/>
    <w:basedOn w:val="Normal"/>
    <w:link w:val="MapadodocumentoCarcter"/>
    <w:uiPriority w:val="99"/>
    <w:semiHidden/>
    <w:unhideWhenUsed/>
    <w:rsid w:val="007B0E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cter">
    <w:name w:val="Mapa do documento Carácter"/>
    <w:basedOn w:val="Tipodeletrapredefinidodopargrafo"/>
    <w:link w:val="Mapadodocumento"/>
    <w:uiPriority w:val="99"/>
    <w:semiHidden/>
    <w:rsid w:val="007B0ECB"/>
    <w:rPr>
      <w:rFonts w:ascii="Tahoma" w:hAnsi="Tahoma" w:cs="Tahoma"/>
      <w:sz w:val="16"/>
      <w:szCs w:val="16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96339A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96339A"/>
    <w:rPr>
      <w:b/>
      <w:bCs/>
      <w:sz w:val="20"/>
      <w:szCs w:val="20"/>
    </w:rPr>
  </w:style>
  <w:style w:type="paragraph" w:styleId="Cabealho">
    <w:name w:val="header"/>
    <w:basedOn w:val="Normal"/>
    <w:link w:val="CabealhoCarcter"/>
    <w:uiPriority w:val="99"/>
    <w:semiHidden/>
    <w:unhideWhenUsed/>
    <w:rsid w:val="008561F3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8561F3"/>
  </w:style>
  <w:style w:type="paragraph" w:styleId="Rodap">
    <w:name w:val="footer"/>
    <w:basedOn w:val="Normal"/>
    <w:link w:val="RodapCarcter"/>
    <w:uiPriority w:val="99"/>
    <w:unhideWhenUsed/>
    <w:rsid w:val="008561F3"/>
    <w:pPr>
      <w:tabs>
        <w:tab w:val="center" w:pos="4252"/>
        <w:tab w:val="right" w:pos="8504"/>
      </w:tabs>
      <w:spacing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8561F3"/>
  </w:style>
  <w:style w:type="table" w:styleId="Tabelacomgrelha">
    <w:name w:val="Table Grid"/>
    <w:basedOn w:val="Tabelanormal"/>
    <w:uiPriority w:val="59"/>
    <w:rsid w:val="008561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Cabealh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abealh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abealh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abealh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abealh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Cabealh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05280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5280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663F8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7B0ECB"/>
    <w:rPr>
      <w:color w:val="0000FF" w:themeColor="hyperlink"/>
      <w:u w:val="single"/>
    </w:rPr>
  </w:style>
  <w:style w:type="paragraph" w:styleId="Mapadodocumento">
    <w:name w:val="Document Map"/>
    <w:basedOn w:val="Normal"/>
    <w:link w:val="MapadodocumentoCarcter"/>
    <w:uiPriority w:val="99"/>
    <w:semiHidden/>
    <w:unhideWhenUsed/>
    <w:rsid w:val="007B0E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cter">
    <w:name w:val="Mapa do documento Carácter"/>
    <w:basedOn w:val="Tipodeletrapredefinidodopargrafo"/>
    <w:link w:val="Mapadodocumento"/>
    <w:uiPriority w:val="99"/>
    <w:semiHidden/>
    <w:rsid w:val="007B0ECB"/>
    <w:rPr>
      <w:rFonts w:ascii="Tahoma" w:hAnsi="Tahoma" w:cs="Tahoma"/>
      <w:sz w:val="16"/>
      <w:szCs w:val="16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96339A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96339A"/>
    <w:rPr>
      <w:b/>
      <w:bCs/>
      <w:sz w:val="20"/>
      <w:szCs w:val="20"/>
    </w:rPr>
  </w:style>
  <w:style w:type="paragraph" w:styleId="Cabealho">
    <w:name w:val="header"/>
    <w:basedOn w:val="Normal"/>
    <w:link w:val="CabealhoCarcter"/>
    <w:uiPriority w:val="99"/>
    <w:semiHidden/>
    <w:unhideWhenUsed/>
    <w:rsid w:val="008561F3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8561F3"/>
  </w:style>
  <w:style w:type="paragraph" w:styleId="Rodap">
    <w:name w:val="footer"/>
    <w:basedOn w:val="Normal"/>
    <w:link w:val="RodapCarcter"/>
    <w:uiPriority w:val="99"/>
    <w:unhideWhenUsed/>
    <w:rsid w:val="008561F3"/>
    <w:pPr>
      <w:tabs>
        <w:tab w:val="center" w:pos="4252"/>
        <w:tab w:val="right" w:pos="8504"/>
      </w:tabs>
      <w:spacing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8561F3"/>
  </w:style>
  <w:style w:type="table" w:styleId="Tabelacomgrelha">
    <w:name w:val="Table Grid"/>
    <w:basedOn w:val="Tabelanormal"/>
    <w:uiPriority w:val="59"/>
    <w:rsid w:val="008561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jetos.cptec.inpe.br/projects/smna/wiki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848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sapucci</dc:creator>
  <cp:lastModifiedBy>BCGreviser</cp:lastModifiedBy>
  <cp:revision>3</cp:revision>
  <dcterms:created xsi:type="dcterms:W3CDTF">2022-03-23T13:18:00Z</dcterms:created>
  <dcterms:modified xsi:type="dcterms:W3CDTF">2022-03-23T14:03:00Z</dcterms:modified>
</cp:coreProperties>
</file>